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30DC" w14:textId="0EDB5F3B" w:rsidR="00E2418F" w:rsidRDefault="00E2418F" w:rsidP="00E2418F">
      <w:pPr>
        <w:pStyle w:val="ETASRbodytext"/>
        <w:jc w:val="center"/>
        <w:rPr>
          <w:spacing w:val="0"/>
          <w:sz w:val="48"/>
          <w:szCs w:val="48"/>
        </w:rPr>
      </w:pPr>
      <w:r w:rsidRPr="00E2418F">
        <w:rPr>
          <w:spacing w:val="0"/>
          <w:sz w:val="48"/>
          <w:szCs w:val="48"/>
        </w:rPr>
        <w:t>"Adaptive AI-Enabled Humanoid Robotic System for Therapeutic and Educational Interventions in Children with Autism Spectrum Disorder"</w:t>
      </w:r>
    </w:p>
    <w:p w14:paraId="66F5B19D" w14:textId="77777777" w:rsidR="00E2418F" w:rsidRDefault="00E2418F" w:rsidP="00E2418F">
      <w:pPr>
        <w:pStyle w:val="ETASRbodytext"/>
        <w:jc w:val="center"/>
      </w:pPr>
    </w:p>
    <w:p w14:paraId="545AB7B6" w14:textId="2F60447F" w:rsidR="003052CE" w:rsidRDefault="00E2418F" w:rsidP="00E2418F">
      <w:pPr>
        <w:pStyle w:val="ETASRaffiliation"/>
      </w:pPr>
      <w:r>
        <w:t xml:space="preserve">                                            DEEPAN CHANDRASEKARAN</w:t>
      </w:r>
    </w:p>
    <w:p w14:paraId="0582A848" w14:textId="4C275A4C" w:rsidR="00E2418F" w:rsidRDefault="00E2418F" w:rsidP="00E2418F">
      <w:pPr>
        <w:pStyle w:val="ETASRaffiliation"/>
      </w:pPr>
      <w:r>
        <w:t xml:space="preserve">                                                2300032731@kluniversity.in</w:t>
      </w:r>
    </w:p>
    <w:p w14:paraId="2B7C0BB6" w14:textId="051D0E48" w:rsidR="003052CE" w:rsidRDefault="003052CE">
      <w:pPr>
        <w:pStyle w:val="ETASRdates"/>
      </w:pPr>
    </w:p>
    <w:p w14:paraId="50DA1D9B" w14:textId="77777777" w:rsidR="003052CE" w:rsidRDefault="00000000">
      <w:pPr>
        <w:pStyle w:val="ETASRHeading5bold"/>
      </w:pPr>
      <w:r>
        <w:t>Abstract</w:t>
      </w:r>
    </w:p>
    <w:p w14:paraId="5AAEB101" w14:textId="77777777" w:rsidR="003052CE" w:rsidRDefault="003052CE">
      <w:pPr>
        <w:pStyle w:val="ETASRHeading5bold"/>
      </w:pPr>
    </w:p>
    <w:p w14:paraId="61346FC4" w14:textId="09D72288" w:rsidR="003052CE" w:rsidRPr="00E2418F" w:rsidRDefault="00000000" w:rsidP="00E2418F">
      <w:pPr>
        <w:pStyle w:val="ETASRabstract"/>
      </w:pPr>
      <w:r>
        <w:t xml:space="preserve">This paper presents NeuroDott, a </w:t>
      </w:r>
      <w:r w:rsidR="0003619E">
        <w:t>low-cost</w:t>
      </w:r>
      <w:r>
        <w:t xml:space="preserve"> adaptive Agentic Ai system for therapeutic engagement and cognitive intelligence for autism and other neurodiverse </w:t>
      </w:r>
      <w:r w:rsidR="0003619E">
        <w:t>disorders (</w:t>
      </w:r>
      <w:r w:rsidR="001F51CF">
        <w:t>ADHD, ASD</w:t>
      </w:r>
      <w:r>
        <w:t xml:space="preserve">). NeuroDott is an emotion aware AI companion that is engineered to deliver a safety first and offline capable therapeutic system and personalized learning method for two clinical population, Neurodiverse children and individuals with progressive neurological conditions such as </w:t>
      </w:r>
      <w:r>
        <w:rPr>
          <w:rFonts w:eastAsia="Times New Roman"/>
        </w:rPr>
        <w:t>frontotemporal dementia</w:t>
      </w:r>
      <w:r>
        <w:t>,</w:t>
      </w:r>
      <w:r>
        <w:rPr>
          <w:rFonts w:eastAsia="Times New Roman"/>
        </w:rPr>
        <w:t xml:space="preserve"> Parkinson disease</w:t>
      </w:r>
      <w:r>
        <w:t>, brain injury.</w:t>
      </w:r>
      <w:r w:rsidR="00E2418F" w:rsidRPr="00E2418F">
        <w:rPr>
          <w:color w:val="000000"/>
          <w:sz w:val="20"/>
          <w:szCs w:val="20"/>
        </w:rPr>
        <w:t xml:space="preserve"> </w:t>
      </w:r>
      <w:r w:rsidR="00E2418F" w:rsidRPr="00E2418F">
        <w:rPr>
          <w:color w:val="000000"/>
        </w:rPr>
        <w:t xml:space="preserve">A companion clinical dashboard provides therapists and family members with session analytics </w:t>
      </w:r>
      <w:r w:rsidR="00E2418F">
        <w:rPr>
          <w:color w:val="000000"/>
        </w:rPr>
        <w:t xml:space="preserve">like </w:t>
      </w:r>
      <w:r w:rsidR="00E2418F" w:rsidRPr="00E2418F">
        <w:rPr>
          <w:color w:val="000000"/>
        </w:rPr>
        <w:t>mood detection, engagement tracking, learning progress metrics, and reinforcement adaptation signals</w:t>
      </w:r>
      <w:r w:rsidR="00E2418F">
        <w:rPr>
          <w:color w:val="000000"/>
        </w:rPr>
        <w:t>.</w:t>
      </w:r>
    </w:p>
    <w:p w14:paraId="16DF74D6" w14:textId="77777777" w:rsidR="00171CB7" w:rsidRDefault="00171CB7">
      <w:pPr>
        <w:pStyle w:val="ETASRabstract"/>
        <w:ind w:left="0"/>
      </w:pPr>
    </w:p>
    <w:p w14:paraId="17309ABD" w14:textId="77777777" w:rsidR="00171CB7" w:rsidRDefault="00171CB7">
      <w:pPr>
        <w:pStyle w:val="ETASRabstract"/>
        <w:ind w:left="0"/>
        <w:rPr>
          <w:ins w:id="0" w:author="Unknown"/>
        </w:rPr>
        <w:sectPr w:rsidR="00171CB7">
          <w:headerReference w:type="default" r:id="rId8"/>
          <w:footerReference w:type="default" r:id="rId9"/>
          <w:type w:val="continuous"/>
          <w:pgSz w:w="12240" w:h="15840"/>
          <w:pgMar w:top="1080" w:right="893" w:bottom="1440" w:left="893" w:header="720" w:footer="720" w:gutter="0"/>
          <w:cols w:space="360"/>
          <w:rtlGutter/>
        </w:sectPr>
      </w:pPr>
    </w:p>
    <w:p w14:paraId="3EAD0313" w14:textId="77777777" w:rsidR="003052CE" w:rsidRPr="00EB245B" w:rsidRDefault="00000000" w:rsidP="00DE27FC">
      <w:pPr>
        <w:pStyle w:val="ETASRHeading1"/>
        <w:numPr>
          <w:ilvl w:val="0"/>
          <w:numId w:val="11"/>
        </w:numPr>
        <w:rPr>
          <w:rFonts w:eastAsia="Times New Roman"/>
          <w:b/>
          <w:bCs/>
        </w:rPr>
      </w:pPr>
      <w:r w:rsidRPr="00EB245B">
        <w:rPr>
          <w:rFonts w:eastAsia="Times New Roman"/>
          <w:b/>
          <w:bCs/>
        </w:rPr>
        <w:t>Introduction</w:t>
      </w:r>
    </w:p>
    <w:p w14:paraId="50E59A24" w14:textId="77777777" w:rsidR="00171CB7" w:rsidRDefault="00171CB7" w:rsidP="00171CB7">
      <w:pPr>
        <w:pStyle w:val="ETASRHeading1"/>
        <w:numPr>
          <w:ilvl w:val="0"/>
          <w:numId w:val="0"/>
        </w:numPr>
        <w:ind w:left="360"/>
        <w:jc w:val="both"/>
        <w:rPr>
          <w:rFonts w:eastAsia="Times New Roman"/>
        </w:rPr>
      </w:pPr>
    </w:p>
    <w:p w14:paraId="13276163" w14:textId="6E0E8FFA" w:rsidR="00171CB7" w:rsidRPr="00976979" w:rsidRDefault="00000000" w:rsidP="00976979">
      <w:pPr>
        <w:pBdr>
          <w:top w:val="none" w:sz="4" w:space="0" w:color="000000"/>
          <w:left w:val="none" w:sz="4" w:space="0" w:color="000000"/>
          <w:bottom w:val="none" w:sz="4" w:space="0" w:color="000000"/>
          <w:right w:val="none" w:sz="4" w:space="0" w:color="000000"/>
        </w:pBdr>
        <w:jc w:val="both"/>
      </w:pPr>
      <w:r>
        <w:rPr>
          <w:rFonts w:eastAsia="Times New Roman"/>
          <w:color w:val="000000"/>
        </w:rPr>
        <w:t xml:space="preserve">Many children with autism, Down syndrome, ADHD, and cerebral palsy, do not have access to the help that is required. These children often require one-on-one time with a trained therapist. It is hard for them to get this help because therapists are expensive, and there aren't enough of </w:t>
      </w:r>
      <w:r w:rsidR="00EE5A36">
        <w:rPr>
          <w:rFonts w:eastAsia="Times New Roman"/>
          <w:color w:val="000000"/>
        </w:rPr>
        <w:t>them. Robots</w:t>
      </w:r>
      <w:r>
        <w:rPr>
          <w:rFonts w:eastAsia="Times New Roman"/>
          <w:color w:val="000000"/>
        </w:rPr>
        <w:t xml:space="preserve"> and computer programs that can engage with people are being used as a </w:t>
      </w:r>
      <w:r w:rsidR="00973B1D">
        <w:rPr>
          <w:rFonts w:eastAsia="Times New Roman"/>
          <w:color w:val="000000"/>
        </w:rPr>
        <w:t>basic interaction</w:t>
      </w:r>
      <w:r>
        <w:rPr>
          <w:rFonts w:eastAsia="Times New Roman"/>
          <w:color w:val="000000"/>
        </w:rPr>
        <w:t xml:space="preserve"> tool and was not built specifically for children with </w:t>
      </w:r>
      <w:r w:rsidR="00973B1D">
        <w:rPr>
          <w:rFonts w:eastAsia="Times New Roman"/>
          <w:color w:val="000000"/>
        </w:rPr>
        <w:t>autism. Most</w:t>
      </w:r>
      <w:r>
        <w:rPr>
          <w:rFonts w:eastAsia="Times New Roman"/>
          <w:color w:val="000000"/>
        </w:rPr>
        <w:t xml:space="preserve"> of these systems are not suitable for therapy because they are not </w:t>
      </w:r>
      <w:r w:rsidR="00973B1D">
        <w:rPr>
          <w:rFonts w:eastAsia="Times New Roman"/>
          <w:color w:val="000000"/>
        </w:rPr>
        <w:t>safe and</w:t>
      </w:r>
      <w:r>
        <w:rPr>
          <w:rFonts w:eastAsia="Times New Roman"/>
          <w:color w:val="000000"/>
        </w:rPr>
        <w:t xml:space="preserve"> these systems produce unpredictable outputs as response while </w:t>
      </w:r>
      <w:r w:rsidR="00EE5A36">
        <w:rPr>
          <w:rFonts w:eastAsia="Times New Roman"/>
          <w:color w:val="000000"/>
        </w:rPr>
        <w:t>interacting. NeuroDott</w:t>
      </w:r>
      <w:r>
        <w:rPr>
          <w:rFonts w:eastAsia="Times New Roman"/>
          <w:color w:val="000000"/>
        </w:rPr>
        <w:t xml:space="preserve"> is designed to be safe and predictable. It </w:t>
      </w:r>
      <w:r w:rsidR="00973B1D">
        <w:rPr>
          <w:rFonts w:eastAsia="Times New Roman"/>
          <w:color w:val="000000"/>
        </w:rPr>
        <w:t>uses artificial</w:t>
      </w:r>
      <w:r>
        <w:rPr>
          <w:rFonts w:eastAsia="Times New Roman"/>
          <w:color w:val="000000"/>
        </w:rPr>
        <w:t xml:space="preserve"> intelligence governed by a set of </w:t>
      </w:r>
      <w:r w:rsidR="00973B1D">
        <w:rPr>
          <w:rFonts w:eastAsia="Times New Roman"/>
          <w:color w:val="000000"/>
        </w:rPr>
        <w:t>rules (</w:t>
      </w:r>
      <w:r>
        <w:rPr>
          <w:rFonts w:eastAsia="Times New Roman"/>
          <w:color w:val="000000"/>
        </w:rPr>
        <w:t xml:space="preserve">Harness), ensuring it behaves as expected. This system is designed to help the children in a safe and secure way </w:t>
      </w:r>
      <w:r w:rsidR="00973B1D">
        <w:rPr>
          <w:rFonts w:eastAsia="Times New Roman"/>
          <w:color w:val="000000"/>
        </w:rPr>
        <w:t>possible. It</w:t>
      </w:r>
      <w:r>
        <w:rPr>
          <w:rFonts w:eastAsia="Times New Roman"/>
          <w:color w:val="000000"/>
        </w:rPr>
        <w:t xml:space="preserve"> also has a system that controls how it interacts with </w:t>
      </w:r>
      <w:r w:rsidR="00973B1D">
        <w:rPr>
          <w:rFonts w:eastAsia="Times New Roman"/>
          <w:color w:val="000000"/>
        </w:rPr>
        <w:t>children. It</w:t>
      </w:r>
      <w:r>
        <w:rPr>
          <w:rFonts w:eastAsia="Times New Roman"/>
          <w:color w:val="000000"/>
        </w:rPr>
        <w:t xml:space="preserve"> can track a child's feelings and how they </w:t>
      </w:r>
      <w:r w:rsidR="00973B1D">
        <w:rPr>
          <w:rFonts w:eastAsia="Times New Roman"/>
          <w:color w:val="000000"/>
        </w:rPr>
        <w:t>interact. It</w:t>
      </w:r>
      <w:r>
        <w:rPr>
          <w:rFonts w:eastAsia="Times New Roman"/>
          <w:color w:val="000000"/>
        </w:rPr>
        <w:t xml:space="preserve"> does not send any information to the cloud; it is </w:t>
      </w:r>
      <w:r w:rsidR="00973B1D">
        <w:rPr>
          <w:rFonts w:eastAsia="Times New Roman"/>
          <w:color w:val="000000"/>
        </w:rPr>
        <w:t>private. It</w:t>
      </w:r>
      <w:r>
        <w:rPr>
          <w:rFonts w:eastAsia="Times New Roman"/>
          <w:color w:val="000000"/>
        </w:rPr>
        <w:t xml:space="preserve"> can work with systems that assist children in learning and receiving therapy.AI </w:t>
      </w:r>
      <w:r w:rsidR="00973B1D">
        <w:rPr>
          <w:rFonts w:eastAsia="Times New Roman"/>
          <w:color w:val="000000"/>
        </w:rPr>
        <w:t>systems that</w:t>
      </w:r>
      <w:r>
        <w:rPr>
          <w:rFonts w:eastAsia="Times New Roman"/>
          <w:color w:val="000000"/>
        </w:rPr>
        <w:t xml:space="preserve"> can engage in conversation have also been utilized in schools and hospitals. These systems can have conversations that feel natural, but they can also be unpredictable, which can be problematic when working with special children.</w:t>
      </w:r>
    </w:p>
    <w:p w14:paraId="54584A37" w14:textId="77777777" w:rsidR="003052CE" w:rsidRDefault="00000000">
      <w:pPr>
        <w:pBdr>
          <w:top w:val="none" w:sz="4" w:space="0" w:color="000000"/>
          <w:left w:val="none" w:sz="4" w:space="0" w:color="000000"/>
          <w:bottom w:val="none" w:sz="4" w:space="0" w:color="000000"/>
          <w:right w:val="none" w:sz="4" w:space="0" w:color="000000"/>
        </w:pBdr>
        <w:jc w:val="both"/>
        <w:rPr>
          <w:ins w:id="1" w:author="Unknown"/>
          <w:rFonts w:eastAsia="Times New Roman"/>
          <w:color w:val="000000"/>
        </w:rPr>
      </w:pPr>
      <w:r>
        <w:rPr>
          <w:rFonts w:eastAsia="Times New Roman"/>
          <w:color w:val="000000"/>
        </w:rPr>
        <w:t xml:space="preserve">Some systems can analyze a child's feelings and adjust their actions and response in a conversation accordingly. </w:t>
      </w:r>
    </w:p>
    <w:p w14:paraId="5A23F40C" w14:textId="77777777" w:rsidR="003052CE" w:rsidRPr="00EB245B" w:rsidRDefault="00000000" w:rsidP="00DE27FC">
      <w:pPr>
        <w:pStyle w:val="ETASRHeading1"/>
        <w:numPr>
          <w:ilvl w:val="0"/>
          <w:numId w:val="12"/>
        </w:numPr>
        <w:rPr>
          <w:ins w:id="2" w:author="Unknown"/>
          <w:rFonts w:eastAsia="Times New Roman"/>
          <w:b/>
          <w:bCs/>
        </w:rPr>
      </w:pPr>
      <w:r w:rsidRPr="00EB245B">
        <w:rPr>
          <w:rFonts w:eastAsia="Times New Roman"/>
          <w:b/>
          <w:bCs/>
        </w:rPr>
        <w:t>LITERATURE REVIEW</w:t>
      </w:r>
    </w:p>
    <w:p w14:paraId="305668EC" w14:textId="77777777" w:rsidR="003052CE" w:rsidRDefault="00000000">
      <w:pPr>
        <w:pStyle w:val="ETASRHeading1"/>
        <w:numPr>
          <w:ilvl w:val="0"/>
          <w:numId w:val="0"/>
        </w:numPr>
        <w:ind w:left="709"/>
        <w:rPr>
          <w:ins w:id="3" w:author="Unknown"/>
        </w:rPr>
      </w:pPr>
      <w:r>
        <w:rPr>
          <w:rFonts w:eastAsia="Times New Roman"/>
        </w:rPr>
        <w:t xml:space="preserve"> </w:t>
      </w:r>
    </w:p>
    <w:p w14:paraId="141D3492" w14:textId="36A3BF4B" w:rsidR="003052CE" w:rsidRPr="00171CB7" w:rsidRDefault="00000000" w:rsidP="00171CB7">
      <w:pPr>
        <w:pBdr>
          <w:top w:val="none" w:sz="4" w:space="0" w:color="000000"/>
          <w:left w:val="none" w:sz="4" w:space="0" w:color="000000"/>
          <w:bottom w:val="none" w:sz="4" w:space="0" w:color="000000"/>
          <w:right w:val="none" w:sz="4" w:space="0" w:color="000000"/>
        </w:pBdr>
        <w:jc w:val="both"/>
        <w:rPr>
          <w:ins w:id="4" w:author="Unknown"/>
        </w:rPr>
      </w:pPr>
      <w:r>
        <w:rPr>
          <w:rFonts w:eastAsia="Times New Roman"/>
          <w:color w:val="000000"/>
        </w:rPr>
        <w:t xml:space="preserve">The research on robotic assistance, also known as Assistive AI and </w:t>
      </w:r>
      <w:r w:rsidR="005D346A">
        <w:rPr>
          <w:rFonts w:eastAsia="Times New Roman"/>
          <w:color w:val="000000"/>
        </w:rPr>
        <w:t>Therapeutic</w:t>
      </w:r>
      <w:r>
        <w:rPr>
          <w:rFonts w:eastAsia="Times New Roman"/>
          <w:color w:val="000000"/>
        </w:rPr>
        <w:t xml:space="preserve"> Robotics, has shown that it can really help people who are </w:t>
      </w:r>
      <w:r w:rsidR="00973B1D">
        <w:rPr>
          <w:rFonts w:eastAsia="Times New Roman"/>
          <w:color w:val="000000"/>
        </w:rPr>
        <w:t>neurodiverse. Scassellati</w:t>
      </w:r>
      <w:r>
        <w:rPr>
          <w:rFonts w:eastAsia="Times New Roman"/>
          <w:color w:val="000000"/>
        </w:rPr>
        <w:t xml:space="preserve"> and his team discovered this back in 2012. In 2013, Mubin and his team suggested that robots should understand people in a more natural way by observing their eye movements, gestures, and </w:t>
      </w:r>
      <w:r w:rsidR="00171CB7">
        <w:rPr>
          <w:rFonts w:eastAsia="Times New Roman"/>
          <w:color w:val="000000"/>
        </w:rPr>
        <w:t>surroundings. Most</w:t>
      </w:r>
      <w:r>
        <w:rPr>
          <w:rFonts w:eastAsia="Times New Roman"/>
          <w:color w:val="000000"/>
        </w:rPr>
        <w:t xml:space="preserve"> of the robots currently helping people need to be connected to the internet to function. However, NeuroDott is different because it can operate without an internet </w:t>
      </w:r>
      <w:r w:rsidR="00171CB7">
        <w:rPr>
          <w:rFonts w:eastAsia="Times New Roman"/>
          <w:color w:val="000000"/>
        </w:rPr>
        <w:t>connection. It</w:t>
      </w:r>
      <w:r>
        <w:rPr>
          <w:rFonts w:eastAsia="Times New Roman"/>
          <w:color w:val="000000"/>
        </w:rPr>
        <w:t xml:space="preserve"> is still very hard to analyze a child’s feeling and the emotional state with </w:t>
      </w:r>
      <w:r w:rsidR="00A50E7B">
        <w:rPr>
          <w:rFonts w:eastAsia="Times New Roman"/>
          <w:color w:val="000000"/>
        </w:rPr>
        <w:t>robotic assistance</w:t>
      </w:r>
      <w:r>
        <w:rPr>
          <w:rFonts w:eastAsia="Times New Roman"/>
          <w:color w:val="000000"/>
        </w:rPr>
        <w:t xml:space="preserve">. In 2011, Bidwell and Fuchs developed a method to analyze the attention by tracking where someone is looking. Recently, they have started combining various signals, such as where the </w:t>
      </w:r>
      <w:r w:rsidR="00A50E7B">
        <w:rPr>
          <w:rFonts w:eastAsia="Times New Roman"/>
          <w:color w:val="000000"/>
        </w:rPr>
        <w:t>child is</w:t>
      </w:r>
      <w:r>
        <w:rPr>
          <w:rFonts w:eastAsia="Times New Roman"/>
          <w:color w:val="000000"/>
        </w:rPr>
        <w:t xml:space="preserve"> looking, the position of their head, their facial expressions, and their body posture to better understand their level of engagement and </w:t>
      </w:r>
      <w:r w:rsidR="00A50E7B">
        <w:rPr>
          <w:rFonts w:eastAsia="Times New Roman"/>
          <w:color w:val="000000"/>
        </w:rPr>
        <w:t>also limited</w:t>
      </w:r>
      <w:r>
        <w:rPr>
          <w:rFonts w:eastAsia="Times New Roman"/>
          <w:color w:val="000000"/>
        </w:rPr>
        <w:t xml:space="preserve"> emotional state. NeuroDott, use a method to measure engagement based on factors </w:t>
      </w:r>
      <w:r w:rsidR="00A50E7B">
        <w:rPr>
          <w:rFonts w:eastAsia="Times New Roman"/>
          <w:color w:val="000000"/>
        </w:rPr>
        <w:t>like,</w:t>
      </w:r>
      <w:r>
        <w:rPr>
          <w:rFonts w:eastAsia="Times New Roman"/>
          <w:color w:val="000000"/>
        </w:rPr>
        <w:t xml:space="preserve"> the position of the </w:t>
      </w:r>
    </w:p>
    <w:p w14:paraId="3F768B9F" w14:textId="77777777" w:rsidR="00DE27FC" w:rsidRDefault="00DE27FC" w:rsidP="00DE27FC">
      <w:pPr>
        <w:pBdr>
          <w:top w:val="none" w:sz="4" w:space="0" w:color="000000"/>
          <w:left w:val="none" w:sz="4" w:space="0" w:color="000000"/>
          <w:bottom w:val="none" w:sz="4" w:space="0" w:color="000000"/>
          <w:right w:val="none" w:sz="4" w:space="0" w:color="000000"/>
        </w:pBdr>
        <w:jc w:val="both"/>
      </w:pPr>
      <w:r>
        <w:t>Face with respect to the robot or the screen that displays the</w:t>
      </w:r>
    </w:p>
    <w:p w14:paraId="41D730A6" w14:textId="718E9279" w:rsidR="00DE27FC" w:rsidRDefault="00A50E7B" w:rsidP="00DE27FC">
      <w:pPr>
        <w:pBdr>
          <w:top w:val="none" w:sz="4" w:space="0" w:color="000000"/>
          <w:left w:val="none" w:sz="4" w:space="0" w:color="000000"/>
          <w:bottom w:val="none" w:sz="4" w:space="0" w:color="000000"/>
          <w:right w:val="none" w:sz="4" w:space="0" w:color="000000"/>
        </w:pBdr>
        <w:jc w:val="both"/>
      </w:pPr>
      <w:r>
        <w:t>Content, the</w:t>
      </w:r>
      <w:r w:rsidR="00DE27FC">
        <w:t xml:space="preserve"> gaze towards the camera and the </w:t>
      </w:r>
      <w:r>
        <w:t>screen, the</w:t>
      </w:r>
      <w:r w:rsidR="00DE27FC">
        <w:t xml:space="preserve"> hand </w:t>
      </w:r>
      <w:r>
        <w:t>moments, the</w:t>
      </w:r>
      <w:r w:rsidR="00DE27FC">
        <w:t xml:space="preserve"> posture of the </w:t>
      </w:r>
      <w:r>
        <w:t>children. Then</w:t>
      </w:r>
      <w:r w:rsidR="00DE27FC">
        <w:t xml:space="preserve"> </w:t>
      </w:r>
      <w:r>
        <w:t>this information</w:t>
      </w:r>
      <w:r w:rsidR="00DE27FC">
        <w:t xml:space="preserve"> </w:t>
      </w:r>
      <w:r>
        <w:t>is</w:t>
      </w:r>
      <w:r w:rsidR="00DE27FC">
        <w:t xml:space="preserve"> analyzed to calculate the score of engagement during a session.</w:t>
      </w:r>
    </w:p>
    <w:p w14:paraId="77721AA1" w14:textId="77777777" w:rsidR="00DE27FC" w:rsidRPr="00EB245B" w:rsidRDefault="00DE27FC" w:rsidP="00DE27FC">
      <w:pPr>
        <w:pStyle w:val="ETASRHeading1"/>
        <w:numPr>
          <w:ilvl w:val="0"/>
          <w:numId w:val="13"/>
        </w:numPr>
        <w:rPr>
          <w:b/>
          <w:bCs/>
        </w:rPr>
      </w:pPr>
      <w:r w:rsidRPr="00EB245B">
        <w:rPr>
          <w:rFonts w:eastAsia="Times New Roman"/>
          <w:b/>
          <w:bCs/>
        </w:rPr>
        <w:t>METHODOLOGY</w:t>
      </w:r>
    </w:p>
    <w:p w14:paraId="6F7499E2" w14:textId="562FABDD" w:rsidR="00DE27FC" w:rsidRDefault="00DE27FC" w:rsidP="00DE27FC">
      <w:pPr>
        <w:pStyle w:val="ETASRHeading1"/>
        <w:numPr>
          <w:ilvl w:val="0"/>
          <w:numId w:val="0"/>
        </w:numPr>
        <w:ind w:left="709"/>
      </w:pPr>
    </w:p>
    <w:p w14:paraId="279DC48F" w14:textId="4E6C1057" w:rsidR="00DE27FC" w:rsidRPr="00DA52FE" w:rsidRDefault="00DE27FC" w:rsidP="00DA52FE">
      <w:pPr>
        <w:pBdr>
          <w:top w:val="none" w:sz="4" w:space="0" w:color="000000"/>
          <w:left w:val="none" w:sz="4" w:space="0" w:color="000000"/>
          <w:bottom w:val="none" w:sz="4" w:space="0" w:color="000000"/>
          <w:right w:val="none" w:sz="4" w:space="0" w:color="000000"/>
        </w:pBdr>
        <w:jc w:val="both"/>
      </w:pPr>
      <w:proofErr w:type="spellStart"/>
      <w:r w:rsidRPr="7BD29DBD">
        <w:rPr>
          <w:rFonts w:eastAsia="Times New Roman"/>
          <w:color w:val="000000" w:themeColor="text1"/>
        </w:rPr>
        <w:t>NeuroDott</w:t>
      </w:r>
      <w:proofErr w:type="spellEnd"/>
      <w:r w:rsidRPr="7BD29DBD">
        <w:rPr>
          <w:rFonts w:eastAsia="Times New Roman"/>
          <w:color w:val="000000" w:themeColor="text1"/>
        </w:rPr>
        <w:t xml:space="preserve"> was </w:t>
      </w:r>
      <w:r w:rsidR="37936D07" w:rsidRPr="7BD29DBD">
        <w:rPr>
          <w:rFonts w:eastAsia="Times New Roman"/>
          <w:color w:val="000000" w:themeColor="text1"/>
        </w:rPr>
        <w:t>crafted with several parts identically</w:t>
      </w:r>
      <w:r w:rsidRPr="7BD29DBD">
        <w:rPr>
          <w:rFonts w:eastAsia="Times New Roman"/>
          <w:color w:val="000000" w:themeColor="text1"/>
        </w:rPr>
        <w:t xml:space="preserve"> before they were all put together. </w:t>
      </w:r>
      <w:r w:rsidR="00C4148A" w:rsidRPr="7BD29DBD">
        <w:rPr>
          <w:rFonts w:eastAsia="Times New Roman"/>
          <w:color w:val="000000" w:themeColor="text1"/>
        </w:rPr>
        <w:t>So,</w:t>
      </w:r>
      <w:r w:rsidRPr="7BD29DBD">
        <w:rPr>
          <w:rFonts w:eastAsia="Times New Roman"/>
          <w:color w:val="000000" w:themeColor="text1"/>
        </w:rPr>
        <w:t xml:space="preserve"> </w:t>
      </w:r>
      <w:r w:rsidR="37936D07" w:rsidRPr="7BD29DBD">
        <w:rPr>
          <w:rFonts w:eastAsia="Times New Roman"/>
          <w:color w:val="000000" w:themeColor="text1"/>
        </w:rPr>
        <w:t xml:space="preserve">the interaction with </w:t>
      </w:r>
      <w:r w:rsidRPr="7BD29DBD">
        <w:rPr>
          <w:rFonts w:eastAsia="Times New Roman"/>
          <w:color w:val="000000" w:themeColor="text1"/>
        </w:rPr>
        <w:t>NeuroDott</w:t>
      </w:r>
      <w:r w:rsidR="37936D07" w:rsidRPr="7BD29DBD">
        <w:rPr>
          <w:rFonts w:eastAsia="Times New Roman"/>
          <w:color w:val="000000" w:themeColor="text1"/>
        </w:rPr>
        <w:t xml:space="preserve"> </w:t>
      </w:r>
      <w:r w:rsidRPr="7BD29DBD">
        <w:rPr>
          <w:rFonts w:eastAsia="Times New Roman"/>
          <w:color w:val="000000" w:themeColor="text1"/>
        </w:rPr>
        <w:t xml:space="preserve">goes </w:t>
      </w:r>
      <w:r w:rsidRPr="7BD29DBD">
        <w:rPr>
          <w:rFonts w:eastAsia="Times New Roman"/>
          <w:color w:val="000000" w:themeColor="text1"/>
        </w:rPr>
        <w:lastRenderedPageBreak/>
        <w:t xml:space="preserve">through several steps: it listens what you say, tries to understand how you </w:t>
      </w:r>
      <w:r w:rsidR="37936D07" w:rsidRPr="7BD29DBD">
        <w:rPr>
          <w:rFonts w:eastAsia="Times New Roman"/>
          <w:color w:val="000000" w:themeColor="text1"/>
        </w:rPr>
        <w:t xml:space="preserve">feel </w:t>
      </w:r>
      <w:r w:rsidR="00906E26" w:rsidRPr="7BD29DBD">
        <w:rPr>
          <w:rFonts w:eastAsia="Times New Roman"/>
          <w:color w:val="000000" w:themeColor="text1"/>
        </w:rPr>
        <w:t>now</w:t>
      </w:r>
      <w:r w:rsidRPr="7BD29DBD">
        <w:rPr>
          <w:rFonts w:eastAsia="Times New Roman"/>
          <w:color w:val="000000" w:themeColor="text1"/>
        </w:rPr>
        <w:t>, decides what to do</w:t>
      </w:r>
      <w:r w:rsidR="37936D07" w:rsidRPr="7BD29DBD">
        <w:rPr>
          <w:rFonts w:eastAsia="Times New Roman"/>
          <w:color w:val="000000" w:themeColor="text1"/>
        </w:rPr>
        <w:t xml:space="preserve"> </w:t>
      </w:r>
      <w:r w:rsidR="00906E26" w:rsidRPr="7BD29DBD">
        <w:rPr>
          <w:rFonts w:eastAsia="Times New Roman"/>
          <w:color w:val="000000" w:themeColor="text1"/>
        </w:rPr>
        <w:t>now</w:t>
      </w:r>
      <w:r w:rsidRPr="7BD29DBD">
        <w:rPr>
          <w:rFonts w:eastAsia="Times New Roman"/>
          <w:color w:val="000000" w:themeColor="text1"/>
        </w:rPr>
        <w:t xml:space="preserve"> and </w:t>
      </w:r>
      <w:r w:rsidR="37936D07" w:rsidRPr="7BD29DBD">
        <w:rPr>
          <w:rFonts w:eastAsia="Times New Roman"/>
          <w:color w:val="000000" w:themeColor="text1"/>
        </w:rPr>
        <w:t xml:space="preserve">acts </w:t>
      </w:r>
      <w:r w:rsidR="00DA52FE" w:rsidRPr="7BD29DBD">
        <w:rPr>
          <w:rFonts w:eastAsia="Times New Roman"/>
          <w:color w:val="000000" w:themeColor="text1"/>
        </w:rPr>
        <w:t>accordingly.</w:t>
      </w:r>
      <w:r w:rsidR="00DA52FE" w:rsidRPr="196F13FD">
        <w:rPr>
          <w:rFonts w:eastAsia="Times New Roman"/>
          <w:color w:val="000000" w:themeColor="text1"/>
        </w:rPr>
        <w:t xml:space="preserve"> When</w:t>
      </w:r>
      <w:r w:rsidRPr="196F13FD">
        <w:rPr>
          <w:rFonts w:eastAsia="Times New Roman"/>
          <w:color w:val="000000" w:themeColor="text1"/>
        </w:rPr>
        <w:t xml:space="preserve"> you </w:t>
      </w:r>
      <w:r w:rsidR="201C7E49" w:rsidRPr="196F13FD">
        <w:rPr>
          <w:rFonts w:eastAsia="Times New Roman"/>
          <w:color w:val="000000" w:themeColor="text1"/>
        </w:rPr>
        <w:t>interact with</w:t>
      </w:r>
      <w:r w:rsidRPr="196F13FD">
        <w:rPr>
          <w:rFonts w:eastAsia="Times New Roman"/>
          <w:color w:val="000000" w:themeColor="text1"/>
        </w:rPr>
        <w:t xml:space="preserve"> NeuroDott, it </w:t>
      </w:r>
      <w:r w:rsidR="201C7E49" w:rsidRPr="196F13FD">
        <w:rPr>
          <w:rFonts w:eastAsia="Times New Roman"/>
          <w:color w:val="000000" w:themeColor="text1"/>
        </w:rPr>
        <w:t>listens using</w:t>
      </w:r>
      <w:r w:rsidRPr="196F13FD">
        <w:rPr>
          <w:rFonts w:eastAsia="Times New Roman"/>
          <w:color w:val="000000" w:themeColor="text1"/>
        </w:rPr>
        <w:t xml:space="preserve"> microphone</w:t>
      </w:r>
      <w:r w:rsidR="201C7E49" w:rsidRPr="196F13FD">
        <w:rPr>
          <w:rFonts w:eastAsia="Times New Roman"/>
          <w:color w:val="000000" w:themeColor="text1"/>
        </w:rPr>
        <w:t>, then</w:t>
      </w:r>
      <w:r w:rsidRPr="196F13FD">
        <w:rPr>
          <w:rFonts w:eastAsia="Times New Roman"/>
          <w:color w:val="000000" w:themeColor="text1"/>
        </w:rPr>
        <w:t xml:space="preserve"> it uses a program to understand your </w:t>
      </w:r>
      <w:r w:rsidR="201C7E49" w:rsidRPr="196F13FD">
        <w:rPr>
          <w:rFonts w:eastAsia="Times New Roman"/>
          <w:color w:val="000000" w:themeColor="text1"/>
        </w:rPr>
        <w:t>speech.</w:t>
      </w:r>
      <w:r w:rsidRPr="196F13FD">
        <w:rPr>
          <w:rFonts w:eastAsia="Times New Roman"/>
          <w:color w:val="000000" w:themeColor="text1"/>
        </w:rPr>
        <w:t xml:space="preserve"> This program runs on the device, so it works </w:t>
      </w:r>
      <w:r w:rsidR="201C7E49" w:rsidRPr="196F13FD">
        <w:rPr>
          <w:rFonts w:eastAsia="Times New Roman"/>
          <w:color w:val="000000" w:themeColor="text1"/>
        </w:rPr>
        <w:t>as fast it can. Same time the system can accurately distinguish between human speech and background noise.</w:t>
      </w:r>
      <w:r w:rsidR="00DA52FE">
        <w:rPr>
          <w:rFonts w:eastAsia="Times New Roman"/>
          <w:color w:val="000000" w:themeColor="text1"/>
        </w:rPr>
        <w:t xml:space="preserve"> </w:t>
      </w:r>
      <w:r w:rsidR="1E41F456" w:rsidRPr="069D69C7">
        <w:rPr>
          <w:rFonts w:eastAsia="Times New Roman"/>
          <w:color w:val="000000" w:themeColor="text1"/>
        </w:rPr>
        <w:t>NeuroDott is enough capable to analyze the feeling of person using their tone when they are interacting. It surfs for words that may relate or indicate your feelings. By concluding the speech pattern and tone of voice it ensures the system is not mislead by some unclear or context-dependent speech inputs.</w:t>
      </w:r>
      <w:r w:rsidR="00DA52FE">
        <w:rPr>
          <w:rFonts w:eastAsia="Times New Roman"/>
          <w:color w:val="000000" w:themeColor="text1"/>
        </w:rPr>
        <w:t xml:space="preserve"> </w:t>
      </w:r>
      <w:r w:rsidR="10547AE5" w:rsidRPr="3B5E5E78">
        <w:rPr>
          <w:rFonts w:eastAsia="Times New Roman"/>
          <w:color w:val="000000" w:themeColor="text1"/>
        </w:rPr>
        <w:t xml:space="preserve">NeuroDott gives supportive encouragement to the users, as it works calm and composed way the engagement with users creates a friendly environment, </w:t>
      </w:r>
      <w:proofErr w:type="gramStart"/>
      <w:r w:rsidR="10547AE5" w:rsidRPr="3B5E5E78">
        <w:rPr>
          <w:rFonts w:eastAsia="Times New Roman"/>
          <w:color w:val="000000" w:themeColor="text1"/>
        </w:rPr>
        <w:t>and also</w:t>
      </w:r>
      <w:proofErr w:type="gramEnd"/>
      <w:r w:rsidR="10547AE5" w:rsidRPr="3B5E5E78">
        <w:rPr>
          <w:rFonts w:eastAsia="Times New Roman"/>
          <w:color w:val="000000" w:themeColor="text1"/>
        </w:rPr>
        <w:t xml:space="preserve"> NeuroDott learns adaptability that suits for user and it keeps on observing your reaction and what you </w:t>
      </w:r>
      <w:r w:rsidR="00DA52FE" w:rsidRPr="3B5E5E78">
        <w:rPr>
          <w:rFonts w:eastAsia="Times New Roman"/>
          <w:color w:val="000000" w:themeColor="text1"/>
        </w:rPr>
        <w:t>accomplish.</w:t>
      </w:r>
      <w:r w:rsidR="00DA52FE" w:rsidRPr="146139A3">
        <w:rPr>
          <w:rFonts w:eastAsia="Times New Roman"/>
          <w:color w:val="000000" w:themeColor="text1"/>
        </w:rPr>
        <w:t xml:space="preserve"> NeuroDott</w:t>
      </w:r>
      <w:r w:rsidR="6AABBD10" w:rsidRPr="146139A3">
        <w:rPr>
          <w:rFonts w:eastAsia="Times New Roman"/>
          <w:color w:val="000000" w:themeColor="text1"/>
        </w:rPr>
        <w:t xml:space="preserve"> won't stores unnecessary datas that goes useless, instead it inherits only the thing user likes and expect during the session, it keeps track of how user behave, how user feel and it </w:t>
      </w:r>
      <w:r w:rsidR="00C4148A" w:rsidRPr="146139A3">
        <w:rPr>
          <w:rFonts w:eastAsia="Times New Roman"/>
          <w:color w:val="000000" w:themeColor="text1"/>
        </w:rPr>
        <w:t>establish</w:t>
      </w:r>
      <w:r w:rsidR="6AABBD10" w:rsidRPr="146139A3">
        <w:rPr>
          <w:rFonts w:eastAsia="Times New Roman"/>
          <w:color w:val="000000" w:themeColor="text1"/>
        </w:rPr>
        <w:t xml:space="preserve"> the result</w:t>
      </w:r>
      <w:r w:rsidR="00DA52FE">
        <w:rPr>
          <w:rFonts w:eastAsia="Times New Roman"/>
          <w:color w:val="000000" w:themeColor="text1"/>
        </w:rPr>
        <w:t xml:space="preserve"> </w:t>
      </w:r>
      <w:r w:rsidR="00DA52FE" w:rsidRPr="146139A3">
        <w:rPr>
          <w:rFonts w:eastAsia="Times New Roman"/>
          <w:color w:val="000000" w:themeColor="text1"/>
        </w:rPr>
        <w:t>accordingly.</w:t>
      </w:r>
      <w:r w:rsidR="00DA52FE" w:rsidRPr="28787B03">
        <w:rPr>
          <w:rFonts w:eastAsia="Times New Roman"/>
          <w:color w:val="000000" w:themeColor="text1"/>
        </w:rPr>
        <w:t xml:space="preserve"> As</w:t>
      </w:r>
      <w:r w:rsidR="00566476" w:rsidRPr="28787B03">
        <w:rPr>
          <w:rFonts w:eastAsia="Times New Roman"/>
          <w:color w:val="000000" w:themeColor="text1"/>
        </w:rPr>
        <w:t xml:space="preserve"> NeuroDott deals with health and well being, The creators focused on safety as first priority, and trained the model with certain rules that prevents by saying fowl or improper words to the user, and </w:t>
      </w:r>
      <w:r w:rsidR="00C4148A" w:rsidRPr="28787B03">
        <w:rPr>
          <w:rFonts w:eastAsia="Times New Roman"/>
          <w:color w:val="000000" w:themeColor="text1"/>
        </w:rPr>
        <w:t>also,</w:t>
      </w:r>
      <w:r w:rsidR="00566476" w:rsidRPr="28787B03">
        <w:rPr>
          <w:rFonts w:eastAsia="Times New Roman"/>
          <w:color w:val="000000" w:themeColor="text1"/>
        </w:rPr>
        <w:t xml:space="preserve"> they </w:t>
      </w:r>
      <w:r w:rsidR="00C4148A" w:rsidRPr="28787B03">
        <w:rPr>
          <w:rFonts w:eastAsia="Times New Roman"/>
          <w:color w:val="000000" w:themeColor="text1"/>
        </w:rPr>
        <w:t>ensure</w:t>
      </w:r>
      <w:r w:rsidR="00566476" w:rsidRPr="28787B03">
        <w:rPr>
          <w:rFonts w:eastAsia="Times New Roman"/>
          <w:color w:val="000000" w:themeColor="text1"/>
        </w:rPr>
        <w:t xml:space="preserve"> NeuroDott does not try to analyze users feeling and it won't try to convey what user feels or think during the session.</w:t>
      </w:r>
    </w:p>
    <w:p w14:paraId="5FC1D888" w14:textId="62E1BC8F" w:rsidR="00017248" w:rsidRPr="00EB245B" w:rsidRDefault="00DE27FC" w:rsidP="00F171F7">
      <w:pPr>
        <w:pStyle w:val="ETASRHeading1"/>
        <w:numPr>
          <w:ilvl w:val="0"/>
          <w:numId w:val="19"/>
        </w:numPr>
        <w:rPr>
          <w:b/>
          <w:bCs/>
        </w:rPr>
      </w:pPr>
      <w:r w:rsidRPr="00EB245B">
        <w:rPr>
          <w:rFonts w:eastAsia="Times New Roman"/>
          <w:b/>
          <w:bCs/>
        </w:rPr>
        <w:t>SYSTEM ARCHITECTURE</w:t>
      </w:r>
    </w:p>
    <w:p w14:paraId="160F07EF" w14:textId="77777777" w:rsidR="00F171F7" w:rsidRPr="00017248" w:rsidRDefault="00F171F7" w:rsidP="00F171F7">
      <w:pPr>
        <w:pStyle w:val="ETASRHeading1"/>
        <w:numPr>
          <w:ilvl w:val="0"/>
          <w:numId w:val="0"/>
        </w:numPr>
        <w:jc w:val="both"/>
      </w:pPr>
    </w:p>
    <w:p w14:paraId="281B23C4" w14:textId="1BE8CAC0" w:rsidR="00152692" w:rsidRDefault="00D67ABD" w:rsidP="00EA138A">
      <w:pPr>
        <w:pStyle w:val="ETASRbodytext"/>
        <w:ind w:firstLine="0"/>
      </w:pPr>
      <w:r>
        <w:t>NeuroDott</w:t>
      </w:r>
      <w:r w:rsidR="00066A47">
        <w:t xml:space="preserve"> system is designed as a </w:t>
      </w:r>
      <w:r w:rsidR="00B314F3">
        <w:t>safety-oriented</w:t>
      </w:r>
      <w:r w:rsidR="00066A47">
        <w:t xml:space="preserve"> modular and microservice architecture</w:t>
      </w:r>
      <w:r w:rsidR="00F22204">
        <w:t>, that divides perception,</w:t>
      </w:r>
      <w:r w:rsidR="00CF7AA8">
        <w:t xml:space="preserve"> </w:t>
      </w:r>
      <w:r w:rsidR="00F22204">
        <w:t>reasoning,</w:t>
      </w:r>
      <w:r w:rsidR="00CF7AA8">
        <w:t xml:space="preserve"> </w:t>
      </w:r>
      <w:r w:rsidR="00F22204">
        <w:t>inference</w:t>
      </w:r>
      <w:r w:rsidR="00CF7AA8">
        <w:t xml:space="preserve">, language generation and database </w:t>
      </w:r>
      <w:r w:rsidR="003169A7">
        <w:t xml:space="preserve">operations into separate micro systems that serves independently without any </w:t>
      </w:r>
      <w:r w:rsidR="00B314F3">
        <w:t xml:space="preserve">biased </w:t>
      </w:r>
      <w:r w:rsidR="003169A7">
        <w:t xml:space="preserve">pressure on hardware </w:t>
      </w:r>
      <w:r w:rsidR="00B314F3">
        <w:t xml:space="preserve">such as RAM, GPU and </w:t>
      </w:r>
      <w:r w:rsidR="0021599E">
        <w:t>CPU. This</w:t>
      </w:r>
      <w:r w:rsidR="00A24E2C">
        <w:t xml:space="preserve"> independent behavior</w:t>
      </w:r>
      <w:r w:rsidR="00DA027D">
        <w:t xml:space="preserve"> ensures </w:t>
      </w:r>
      <w:r w:rsidR="00FA10BA">
        <w:t>that behavi</w:t>
      </w:r>
      <w:r w:rsidR="00BB412C">
        <w:t>oral</w:t>
      </w:r>
      <w:r w:rsidR="00826431">
        <w:t xml:space="preserve"> decisions</w:t>
      </w:r>
      <w:r w:rsidR="00BB412C">
        <w:t xml:space="preserve"> and inference </w:t>
      </w:r>
      <w:r w:rsidR="00826431">
        <w:t>remain independent and deterministic</w:t>
      </w:r>
      <w:r w:rsidR="001E64E0">
        <w:t xml:space="preserve"> while enabling the </w:t>
      </w:r>
      <w:r w:rsidR="00436823">
        <w:t>conversation</w:t>
      </w:r>
      <w:r w:rsidR="001E64E0">
        <w:t xml:space="preserve"> with the child </w:t>
      </w:r>
      <w:r w:rsidR="00436823">
        <w:t xml:space="preserve">in a natural </w:t>
      </w:r>
      <w:r w:rsidR="00DA52FE">
        <w:t>language. NeuroDott</w:t>
      </w:r>
      <w:r w:rsidR="005155B9">
        <w:t xml:space="preserve"> operates entirely </w:t>
      </w:r>
      <w:r w:rsidR="00531E40">
        <w:t>local without any external Api calls to any LLM inference providers</w:t>
      </w:r>
      <w:r w:rsidR="00431E0A">
        <w:t xml:space="preserve"> and integrates live speech</w:t>
      </w:r>
      <w:r w:rsidR="00CC62FB">
        <w:t xml:space="preserve"> interactions, emotion detection, engagement score tracking</w:t>
      </w:r>
      <w:r w:rsidR="00B91E8A">
        <w:t xml:space="preserve"> and child preference injection.</w:t>
      </w:r>
    </w:p>
    <w:p w14:paraId="075F499A" w14:textId="77777777" w:rsidR="00EA138A" w:rsidRDefault="00EA138A" w:rsidP="00EA138A">
      <w:pPr>
        <w:pStyle w:val="ETASRbodytext"/>
        <w:ind w:firstLine="0"/>
      </w:pPr>
    </w:p>
    <w:p w14:paraId="5E73F5AA" w14:textId="322CABE6" w:rsidR="00566D1F" w:rsidRPr="00EB245B" w:rsidRDefault="00472368" w:rsidP="00566D1F">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rsidRPr="00EB245B">
        <w:rPr>
          <w:b/>
          <w:bCs/>
        </w:rPr>
        <w:t>SYSTEM OVERVIEW</w:t>
      </w:r>
    </w:p>
    <w:p w14:paraId="11F0BC56" w14:textId="77777777" w:rsidR="00472368" w:rsidRDefault="00472368" w:rsidP="00472368">
      <w:pPr>
        <w:pBdr>
          <w:top w:val="none" w:sz="4" w:space="0" w:color="000000"/>
          <w:left w:val="none" w:sz="4" w:space="0" w:color="000000"/>
          <w:bottom w:val="none" w:sz="4" w:space="0" w:color="000000"/>
          <w:right w:val="none" w:sz="4" w:space="0" w:color="000000"/>
        </w:pBdr>
        <w:tabs>
          <w:tab w:val="center" w:pos="2523"/>
        </w:tabs>
        <w:jc w:val="both"/>
        <w:rPr>
          <w:ins w:id="5" w:author="Unknown"/>
        </w:rPr>
      </w:pPr>
    </w:p>
    <w:p w14:paraId="68A74BCF" w14:textId="6A123789" w:rsidR="00281CC3" w:rsidRDefault="00783255" w:rsidP="00281CC3">
      <w:pPr>
        <w:pBdr>
          <w:top w:val="none" w:sz="4" w:space="0" w:color="000000"/>
          <w:left w:val="none" w:sz="4" w:space="0" w:color="000000"/>
          <w:bottom w:val="none" w:sz="4" w:space="0" w:color="000000"/>
          <w:right w:val="none" w:sz="4" w:space="0" w:color="000000"/>
        </w:pBdr>
        <w:jc w:val="both"/>
      </w:pPr>
      <w:r>
        <w:t xml:space="preserve">The NeuroDott consists of multiple </w:t>
      </w:r>
      <w:r w:rsidR="009E09B1">
        <w:t xml:space="preserve">layers of actions and programs, the five </w:t>
      </w:r>
      <w:r w:rsidR="00281CC3">
        <w:t>primary layers are:</w:t>
      </w:r>
    </w:p>
    <w:p w14:paraId="10C82E0D" w14:textId="17AC54E6" w:rsidR="00281CC3" w:rsidRPr="00281CC3" w:rsidRDefault="00281CC3" w:rsidP="00281CC3">
      <w:pPr>
        <w:pStyle w:val="p1"/>
        <w:numPr>
          <w:ilvl w:val="0"/>
          <w:numId w:val="23"/>
        </w:numPr>
        <w:rPr>
          <w:sz w:val="20"/>
          <w:szCs w:val="20"/>
        </w:rPr>
      </w:pPr>
      <w:r w:rsidRPr="00281CC3">
        <w:rPr>
          <w:sz w:val="20"/>
          <w:szCs w:val="20"/>
        </w:rPr>
        <w:t>User Interface Layer</w:t>
      </w:r>
    </w:p>
    <w:p w14:paraId="6A9B6377" w14:textId="77777777" w:rsidR="00281CC3" w:rsidRPr="00281CC3" w:rsidRDefault="00281CC3" w:rsidP="00281CC3">
      <w:pPr>
        <w:pStyle w:val="p1"/>
        <w:numPr>
          <w:ilvl w:val="0"/>
          <w:numId w:val="23"/>
        </w:numPr>
        <w:rPr>
          <w:sz w:val="20"/>
          <w:szCs w:val="20"/>
        </w:rPr>
      </w:pPr>
      <w:r w:rsidRPr="00281CC3">
        <w:rPr>
          <w:sz w:val="20"/>
          <w:szCs w:val="20"/>
        </w:rPr>
        <w:t>Perception Layer</w:t>
      </w:r>
    </w:p>
    <w:p w14:paraId="6643B5A7" w14:textId="77777777" w:rsidR="00281CC3" w:rsidRPr="00281CC3" w:rsidRDefault="00281CC3" w:rsidP="00281CC3">
      <w:pPr>
        <w:pStyle w:val="p1"/>
        <w:numPr>
          <w:ilvl w:val="0"/>
          <w:numId w:val="23"/>
        </w:numPr>
        <w:rPr>
          <w:sz w:val="20"/>
          <w:szCs w:val="20"/>
        </w:rPr>
      </w:pPr>
      <w:r w:rsidRPr="00281CC3">
        <w:rPr>
          <w:sz w:val="20"/>
          <w:szCs w:val="20"/>
        </w:rPr>
        <w:t>State Management Layer</w:t>
      </w:r>
    </w:p>
    <w:p w14:paraId="4E9CB750" w14:textId="77777777" w:rsidR="00281CC3" w:rsidRPr="00281CC3" w:rsidRDefault="00281CC3" w:rsidP="00281CC3">
      <w:pPr>
        <w:pStyle w:val="p1"/>
        <w:numPr>
          <w:ilvl w:val="0"/>
          <w:numId w:val="23"/>
        </w:numPr>
        <w:rPr>
          <w:sz w:val="20"/>
          <w:szCs w:val="20"/>
        </w:rPr>
      </w:pPr>
      <w:r w:rsidRPr="00281CC3">
        <w:rPr>
          <w:sz w:val="20"/>
          <w:szCs w:val="20"/>
        </w:rPr>
        <w:t>Decision and Regulation Layer</w:t>
      </w:r>
    </w:p>
    <w:p w14:paraId="6CE0268D" w14:textId="650C07AE" w:rsidR="00281CC3" w:rsidRPr="00973B1D" w:rsidRDefault="00281CC3" w:rsidP="00973B1D">
      <w:pPr>
        <w:pStyle w:val="p1"/>
        <w:numPr>
          <w:ilvl w:val="0"/>
          <w:numId w:val="23"/>
        </w:numPr>
        <w:rPr>
          <w:sz w:val="20"/>
          <w:szCs w:val="20"/>
        </w:rPr>
      </w:pPr>
      <w:r w:rsidRPr="00281CC3">
        <w:rPr>
          <w:sz w:val="20"/>
          <w:szCs w:val="20"/>
        </w:rPr>
        <w:t>Narrative Generation Layer</w:t>
      </w:r>
    </w:p>
    <w:p w14:paraId="15DCC96D" w14:textId="65F0C482" w:rsidR="001669D6" w:rsidRPr="0044417F" w:rsidRDefault="0096523F" w:rsidP="0044417F">
      <w:pPr>
        <w:pStyle w:val="p1"/>
        <w:rPr>
          <w:sz w:val="20"/>
          <w:szCs w:val="20"/>
        </w:rPr>
      </w:pPr>
      <w:r>
        <w:rPr>
          <w:sz w:val="20"/>
          <w:szCs w:val="20"/>
        </w:rPr>
        <w:t xml:space="preserve">Each layer performs tasks independently with a </w:t>
      </w:r>
      <w:r w:rsidR="002701F5">
        <w:rPr>
          <w:sz w:val="20"/>
          <w:szCs w:val="20"/>
        </w:rPr>
        <w:t>specific task function</w:t>
      </w:r>
      <w:r>
        <w:rPr>
          <w:sz w:val="20"/>
          <w:szCs w:val="20"/>
        </w:rPr>
        <w:t xml:space="preserve"> </w:t>
      </w:r>
      <w:r w:rsidR="00CB58C6">
        <w:rPr>
          <w:sz w:val="20"/>
          <w:szCs w:val="20"/>
        </w:rPr>
        <w:t xml:space="preserve">and communicate with each layer through </w:t>
      </w:r>
      <w:r w:rsidR="00973B1D">
        <w:rPr>
          <w:sz w:val="20"/>
          <w:szCs w:val="20"/>
        </w:rPr>
        <w:t>an</w:t>
      </w:r>
      <w:r w:rsidR="00CB58C6">
        <w:rPr>
          <w:sz w:val="20"/>
          <w:szCs w:val="20"/>
        </w:rPr>
        <w:t xml:space="preserve"> </w:t>
      </w:r>
      <w:r w:rsidR="00973B1D">
        <w:rPr>
          <w:sz w:val="20"/>
          <w:szCs w:val="20"/>
        </w:rPr>
        <w:t xml:space="preserve">event-driven </w:t>
      </w:r>
      <w:r w:rsidR="0044417F">
        <w:rPr>
          <w:sz w:val="20"/>
          <w:szCs w:val="20"/>
        </w:rPr>
        <w:t>pipeline. From</w:t>
      </w:r>
      <w:r w:rsidR="009F02B6">
        <w:rPr>
          <w:sz w:val="20"/>
          <w:szCs w:val="20"/>
        </w:rPr>
        <w:t xml:space="preserve"> the highest layer the system </w:t>
      </w:r>
      <w:r w:rsidR="0012783E">
        <w:rPr>
          <w:sz w:val="20"/>
          <w:szCs w:val="20"/>
        </w:rPr>
        <w:t xml:space="preserve">receives </w:t>
      </w:r>
      <w:r w:rsidR="0012783E">
        <w:rPr>
          <w:sz w:val="20"/>
          <w:szCs w:val="20"/>
        </w:rPr>
        <w:t>interactions through the react web interface</w:t>
      </w:r>
      <w:r w:rsidR="006C733B">
        <w:rPr>
          <w:sz w:val="20"/>
          <w:szCs w:val="20"/>
        </w:rPr>
        <w:t xml:space="preserve">, this information is </w:t>
      </w:r>
      <w:r w:rsidR="00CD5D5A">
        <w:rPr>
          <w:sz w:val="20"/>
          <w:szCs w:val="20"/>
        </w:rPr>
        <w:t>transmitted to the backend</w:t>
      </w:r>
      <w:r w:rsidR="008833ED">
        <w:rPr>
          <w:sz w:val="20"/>
          <w:szCs w:val="20"/>
        </w:rPr>
        <w:t xml:space="preserve"> </w:t>
      </w:r>
      <w:r w:rsidR="008C6E8F">
        <w:rPr>
          <w:sz w:val="20"/>
          <w:szCs w:val="20"/>
        </w:rPr>
        <w:t>services. The</w:t>
      </w:r>
      <w:r w:rsidR="006F1649">
        <w:rPr>
          <w:sz w:val="20"/>
          <w:szCs w:val="20"/>
        </w:rPr>
        <w:t xml:space="preserve"> architecture </w:t>
      </w:r>
      <w:r w:rsidR="008C6E8F">
        <w:rPr>
          <w:sz w:val="20"/>
          <w:szCs w:val="20"/>
        </w:rPr>
        <w:t xml:space="preserve">offers </w:t>
      </w:r>
      <w:r w:rsidR="00057F65">
        <w:rPr>
          <w:sz w:val="20"/>
          <w:szCs w:val="20"/>
        </w:rPr>
        <w:t>modular independence.</w:t>
      </w:r>
      <w:r w:rsidR="000A7F76">
        <w:rPr>
          <w:sz w:val="20"/>
          <w:szCs w:val="20"/>
        </w:rPr>
        <w:t xml:space="preserve"> So, </w:t>
      </w:r>
      <w:r w:rsidR="000A7F76" w:rsidRPr="000A7F76">
        <w:rPr>
          <w:sz w:val="20"/>
          <w:szCs w:val="20"/>
        </w:rPr>
        <w:t>Vision processing, speech recognition, and dialogue generation</w:t>
      </w:r>
      <w:r w:rsidR="000A7F76">
        <w:rPr>
          <w:sz w:val="20"/>
          <w:szCs w:val="20"/>
        </w:rPr>
        <w:t xml:space="preserve"> will not </w:t>
      </w:r>
      <w:r w:rsidR="00EA4800">
        <w:rPr>
          <w:sz w:val="20"/>
          <w:szCs w:val="20"/>
        </w:rPr>
        <w:t>interfere in the heavy workload of the whole system in real time.</w:t>
      </w:r>
    </w:p>
    <w:p w14:paraId="7742920D" w14:textId="685F68C2" w:rsidR="00034A64" w:rsidRPr="00281CC3" w:rsidRDefault="00034A64" w:rsidP="00281CC3">
      <w:pPr>
        <w:pStyle w:val="p1"/>
        <w:rPr>
          <w:sz w:val="20"/>
          <w:szCs w:val="20"/>
        </w:rPr>
      </w:pPr>
      <w:r>
        <w:rPr>
          <w:noProof/>
        </w:rPr>
        <w:drawing>
          <wp:inline distT="0" distB="0" distL="0" distR="0" wp14:anchorId="2F42BDE8" wp14:editId="55487CD4">
            <wp:extent cx="3434963" cy="3714393"/>
            <wp:effectExtent l="0" t="0" r="0" b="0"/>
            <wp:docPr id="1581201025" name="Picture 4"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01025" name="Picture 4" descr="A diagram of a software developm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2151" cy="3797860"/>
                    </a:xfrm>
                    <a:prstGeom prst="rect">
                      <a:avLst/>
                    </a:prstGeom>
                  </pic:spPr>
                </pic:pic>
              </a:graphicData>
            </a:graphic>
          </wp:inline>
        </w:drawing>
      </w:r>
    </w:p>
    <w:p w14:paraId="1A5A95A0" w14:textId="0E2F35CC" w:rsidR="003052CE" w:rsidRPr="009642F8" w:rsidRDefault="006F2925" w:rsidP="004A526E">
      <w:pPr>
        <w:pStyle w:val="Caption"/>
        <w:rPr>
          <w:color w:val="000000" w:themeColor="text1"/>
        </w:rPr>
      </w:pPr>
      <w:r w:rsidRPr="009642F8">
        <w:rPr>
          <w:color w:val="000000" w:themeColor="text1"/>
        </w:rPr>
        <w:t xml:space="preserve">Figure </w:t>
      </w:r>
      <w:r w:rsidRPr="009642F8">
        <w:rPr>
          <w:color w:val="000000" w:themeColor="text1"/>
        </w:rPr>
        <w:fldChar w:fldCharType="begin"/>
      </w:r>
      <w:r w:rsidRPr="009642F8">
        <w:rPr>
          <w:color w:val="000000" w:themeColor="text1"/>
        </w:rPr>
        <w:instrText xml:space="preserve"> SEQ Figure \* ARABIC </w:instrText>
      </w:r>
      <w:r w:rsidRPr="009642F8">
        <w:rPr>
          <w:color w:val="000000" w:themeColor="text1"/>
        </w:rPr>
        <w:fldChar w:fldCharType="separate"/>
      </w:r>
      <w:r w:rsidR="000A0019" w:rsidRPr="009642F8">
        <w:rPr>
          <w:noProof/>
          <w:color w:val="000000" w:themeColor="text1"/>
        </w:rPr>
        <w:t>1</w:t>
      </w:r>
      <w:r w:rsidRPr="009642F8">
        <w:rPr>
          <w:color w:val="000000" w:themeColor="text1"/>
        </w:rPr>
        <w:fldChar w:fldCharType="end"/>
      </w:r>
      <w:r w:rsidRPr="009642F8">
        <w:rPr>
          <w:color w:val="000000" w:themeColor="text1"/>
          <w:lang w:val="en-AU"/>
        </w:rPr>
        <w:t>: NeuroDott System Overview</w:t>
      </w:r>
    </w:p>
    <w:p w14:paraId="71B0F8E0" w14:textId="77777777" w:rsidR="00A343D6" w:rsidRDefault="00A343D6">
      <w:pPr>
        <w:pBdr>
          <w:top w:val="none" w:sz="4" w:space="0" w:color="000000"/>
          <w:left w:val="none" w:sz="4" w:space="0" w:color="000000"/>
          <w:bottom w:val="none" w:sz="4" w:space="0" w:color="000000"/>
          <w:right w:val="none" w:sz="4" w:space="0" w:color="000000"/>
        </w:pBdr>
        <w:jc w:val="both"/>
      </w:pPr>
    </w:p>
    <w:p w14:paraId="4EB4870E" w14:textId="3056FDDC" w:rsidR="00566D1F" w:rsidRPr="00EB245B" w:rsidRDefault="00566D1F" w:rsidP="00566D1F">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rsidRPr="00EB245B">
        <w:rPr>
          <w:b/>
          <w:bCs/>
        </w:rPr>
        <w:t>PERCEPTION LAYER</w:t>
      </w:r>
    </w:p>
    <w:p w14:paraId="6C3C0B95" w14:textId="76737613" w:rsidR="00566D1F" w:rsidRDefault="00566D1F" w:rsidP="00566D1F">
      <w:pPr>
        <w:pBdr>
          <w:top w:val="none" w:sz="4" w:space="0" w:color="000000"/>
          <w:left w:val="none" w:sz="4" w:space="0" w:color="000000"/>
          <w:bottom w:val="none" w:sz="4" w:space="0" w:color="000000"/>
          <w:right w:val="none" w:sz="4" w:space="0" w:color="000000"/>
        </w:pBdr>
        <w:tabs>
          <w:tab w:val="center" w:pos="2523"/>
        </w:tabs>
        <w:jc w:val="both"/>
      </w:pPr>
    </w:p>
    <w:p w14:paraId="1F2D88B7" w14:textId="0AFD65A9" w:rsidR="003E4FDB" w:rsidRDefault="00E514D9" w:rsidP="00171CB7">
      <w:pPr>
        <w:pBdr>
          <w:top w:val="none" w:sz="4" w:space="0" w:color="000000"/>
          <w:left w:val="none" w:sz="4" w:space="0" w:color="000000"/>
          <w:bottom w:val="none" w:sz="4" w:space="0" w:color="000000"/>
          <w:right w:val="none" w:sz="4" w:space="0" w:color="000000"/>
        </w:pBdr>
        <w:tabs>
          <w:tab w:val="center" w:pos="2523"/>
        </w:tabs>
        <w:jc w:val="both"/>
      </w:pPr>
      <w:r>
        <w:t xml:space="preserve">The perception layer </w:t>
      </w:r>
      <w:r w:rsidR="003C1D92">
        <w:t xml:space="preserve">ensures in capturing and analyzing the signals from the environment including the </w:t>
      </w:r>
      <w:r w:rsidR="00A21C86">
        <w:t>children. This</w:t>
      </w:r>
      <w:r w:rsidR="004163F8">
        <w:t xml:space="preserve"> includes speech, facial</w:t>
      </w:r>
      <w:r w:rsidR="003C1D92">
        <w:t xml:space="preserve"> </w:t>
      </w:r>
      <w:r w:rsidR="000A16AB">
        <w:t>alignment, gesture detection, gaze detection and environmental context using a VLM</w:t>
      </w:r>
      <w:r w:rsidR="00DD39EB">
        <w:t>.</w:t>
      </w:r>
      <w:r w:rsidR="00AF6CE3">
        <w:t xml:space="preserve"> </w:t>
      </w:r>
      <w:r w:rsidR="00DD39EB">
        <w:t xml:space="preserve">This subsystem </w:t>
      </w:r>
      <w:r w:rsidR="007A1FBD">
        <w:t xml:space="preserve">captures user input </w:t>
      </w:r>
      <w:r w:rsidR="008F30BE">
        <w:t xml:space="preserve">in the form of speech through a microphone and processes it using a </w:t>
      </w:r>
      <w:r w:rsidR="0057105C">
        <w:t xml:space="preserve">Speech </w:t>
      </w:r>
      <w:r w:rsidR="00F95D7A">
        <w:t>to</w:t>
      </w:r>
      <w:r w:rsidR="0057105C">
        <w:t xml:space="preserve"> </w:t>
      </w:r>
      <w:r w:rsidR="00F37780">
        <w:t>Text (</w:t>
      </w:r>
      <w:r w:rsidR="00F95D7A">
        <w:t>STT)</w:t>
      </w:r>
      <w:r w:rsidR="0057105C">
        <w:t xml:space="preserve">model. Voice </w:t>
      </w:r>
      <w:r w:rsidR="00F95D7A">
        <w:t>A</w:t>
      </w:r>
      <w:r w:rsidR="0057105C">
        <w:t>ctivity</w:t>
      </w:r>
      <w:r w:rsidR="00F95D7A">
        <w:t xml:space="preserve"> Detection (VAD)</w:t>
      </w:r>
      <w:r w:rsidR="00F37780">
        <w:t xml:space="preserve"> ensures that only meaningful speech is processed by filtering</w:t>
      </w:r>
      <w:r w:rsidR="008A78B0">
        <w:t xml:space="preserve"> noise </w:t>
      </w:r>
      <w:r w:rsidR="00DB566A">
        <w:t xml:space="preserve">from the </w:t>
      </w:r>
      <w:r w:rsidR="00155E33">
        <w:t>background. At</w:t>
      </w:r>
      <w:r w:rsidR="00134E4F">
        <w:t xml:space="preserve"> the same time, the vision perception module analyzes real-time </w:t>
      </w:r>
      <w:r w:rsidR="00F42FA7">
        <w:t xml:space="preserve">camera input to find and decide the </w:t>
      </w:r>
      <w:r w:rsidR="003E4FDB">
        <w:t>engagement and</w:t>
      </w:r>
      <w:r w:rsidR="00CF1945">
        <w:t xml:space="preserve"> attention scores </w:t>
      </w:r>
      <w:r w:rsidR="00BE0360">
        <w:t>of the child</w:t>
      </w:r>
      <w:r w:rsidR="003B3A30">
        <w:t>.</w:t>
      </w:r>
    </w:p>
    <w:p w14:paraId="00E96D19" w14:textId="77777777" w:rsidR="00566D1F" w:rsidRPr="00472368" w:rsidRDefault="00566D1F" w:rsidP="00566D1F">
      <w:pPr>
        <w:pBdr>
          <w:top w:val="none" w:sz="4" w:space="0" w:color="000000"/>
          <w:left w:val="none" w:sz="4" w:space="0" w:color="000000"/>
          <w:bottom w:val="none" w:sz="4" w:space="0" w:color="000000"/>
          <w:right w:val="none" w:sz="4" w:space="0" w:color="000000"/>
        </w:pBdr>
        <w:tabs>
          <w:tab w:val="center" w:pos="2523"/>
        </w:tabs>
        <w:jc w:val="both"/>
      </w:pPr>
    </w:p>
    <w:p w14:paraId="580F14D8" w14:textId="58CE8CCD" w:rsidR="008F444C" w:rsidRDefault="003B3A30" w:rsidP="008F444C">
      <w:pPr>
        <w:keepNext/>
        <w:pBdr>
          <w:top w:val="none" w:sz="4" w:space="0" w:color="000000"/>
          <w:left w:val="none" w:sz="4" w:space="0" w:color="000000"/>
          <w:bottom w:val="none" w:sz="4" w:space="0" w:color="000000"/>
          <w:right w:val="none" w:sz="4" w:space="0" w:color="000000"/>
        </w:pBdr>
        <w:jc w:val="both"/>
      </w:pPr>
      <w:r>
        <w:rPr>
          <w:noProof/>
        </w:rPr>
        <w:lastRenderedPageBreak/>
        <w:drawing>
          <wp:inline distT="0" distB="0" distL="0" distR="0" wp14:anchorId="3DAA63CA" wp14:editId="333AD48C">
            <wp:extent cx="3037398" cy="5419038"/>
            <wp:effectExtent l="0" t="0" r="0" b="4445"/>
            <wp:docPr id="1570431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31996" name="Picture 15704319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4715" cy="5664025"/>
                    </a:xfrm>
                    <a:prstGeom prst="rect">
                      <a:avLst/>
                    </a:prstGeom>
                  </pic:spPr>
                </pic:pic>
              </a:graphicData>
            </a:graphic>
          </wp:inline>
        </w:drawing>
      </w:r>
    </w:p>
    <w:p w14:paraId="5B4C46A2" w14:textId="35C602F2" w:rsidR="00A343D6" w:rsidRDefault="008F444C" w:rsidP="00FA3D24">
      <w:pPr>
        <w:pStyle w:val="Caption"/>
        <w:rPr>
          <w:color w:val="000000" w:themeColor="text1"/>
          <w:lang w:val="en-AU"/>
        </w:rPr>
      </w:pPr>
      <w:r w:rsidRPr="008F444C">
        <w:rPr>
          <w:color w:val="000000" w:themeColor="text1"/>
        </w:rPr>
        <w:t xml:space="preserve">Figure </w:t>
      </w:r>
      <w:r w:rsidRPr="008F444C">
        <w:rPr>
          <w:color w:val="000000" w:themeColor="text1"/>
        </w:rPr>
        <w:fldChar w:fldCharType="begin"/>
      </w:r>
      <w:r w:rsidRPr="008F444C">
        <w:rPr>
          <w:color w:val="000000" w:themeColor="text1"/>
        </w:rPr>
        <w:instrText xml:space="preserve"> SEQ Figure \* ARABIC </w:instrText>
      </w:r>
      <w:r w:rsidRPr="008F444C">
        <w:rPr>
          <w:color w:val="000000" w:themeColor="text1"/>
        </w:rPr>
        <w:fldChar w:fldCharType="separate"/>
      </w:r>
      <w:r w:rsidR="000A0019">
        <w:rPr>
          <w:noProof/>
          <w:color w:val="000000" w:themeColor="text1"/>
        </w:rPr>
        <w:t>2</w:t>
      </w:r>
      <w:r w:rsidRPr="008F444C">
        <w:rPr>
          <w:color w:val="000000" w:themeColor="text1"/>
        </w:rPr>
        <w:fldChar w:fldCharType="end"/>
      </w:r>
      <w:r w:rsidRPr="008F444C">
        <w:rPr>
          <w:color w:val="000000" w:themeColor="text1"/>
          <w:lang w:val="en-AU"/>
        </w:rPr>
        <w:t>:Vision Perception Pipeline</w:t>
      </w:r>
    </w:p>
    <w:p w14:paraId="4ECF4700" w14:textId="1BBC9FB8" w:rsidR="00ED5F76" w:rsidRDefault="00E37374" w:rsidP="003721E7">
      <w:pPr>
        <w:jc w:val="both"/>
        <w:rPr>
          <w:lang w:val="en-AU"/>
        </w:rPr>
      </w:pPr>
      <w:r>
        <w:rPr>
          <w:lang w:val="en-AU"/>
        </w:rPr>
        <w:t xml:space="preserve">The perception subsystem operates at 15-30 fps </w:t>
      </w:r>
      <w:r w:rsidR="00594CE7">
        <w:rPr>
          <w:lang w:val="en-AU"/>
        </w:rPr>
        <w:t>and uses MediaPipe</w:t>
      </w:r>
      <w:r w:rsidR="002F5416">
        <w:rPr>
          <w:lang w:val="en-AU"/>
        </w:rPr>
        <w:t xml:space="preserve"> facial tracking</w:t>
      </w:r>
      <w:r w:rsidR="00FF4DDE">
        <w:rPr>
          <w:lang w:val="en-AU"/>
        </w:rPr>
        <w:t xml:space="preserve"> to estimate head pose and gaze </w:t>
      </w:r>
      <w:r w:rsidR="002E5256">
        <w:rPr>
          <w:lang w:val="en-AU"/>
        </w:rPr>
        <w:t>direction. Based</w:t>
      </w:r>
      <w:r w:rsidR="00FF4DDE">
        <w:rPr>
          <w:lang w:val="en-AU"/>
        </w:rPr>
        <w:t xml:space="preserve"> on the </w:t>
      </w:r>
      <w:r w:rsidR="00DD2713">
        <w:rPr>
          <w:lang w:val="en-AU"/>
        </w:rPr>
        <w:t xml:space="preserve">gaze vector </w:t>
      </w:r>
      <w:r w:rsidR="00A93FCE">
        <w:rPr>
          <w:lang w:val="en-AU"/>
        </w:rPr>
        <w:t xml:space="preserve">and the </w:t>
      </w:r>
      <w:r w:rsidR="00DA45BF">
        <w:rPr>
          <w:lang w:val="en-AU"/>
        </w:rPr>
        <w:t xml:space="preserve">pose </w:t>
      </w:r>
      <w:r w:rsidR="009C3BD9">
        <w:rPr>
          <w:lang w:val="en-AU"/>
        </w:rPr>
        <w:t>detector with eye contact detection</w:t>
      </w:r>
      <w:r w:rsidR="00B3385B">
        <w:rPr>
          <w:lang w:val="en-AU"/>
        </w:rPr>
        <w:t xml:space="preserve">, </w:t>
      </w:r>
      <w:r w:rsidR="00ED5F76">
        <w:rPr>
          <w:lang w:val="en-AU"/>
        </w:rPr>
        <w:t>the system classifies into three engagement stages:</w:t>
      </w:r>
    </w:p>
    <w:p w14:paraId="37ADA3FC" w14:textId="37D1112A" w:rsidR="00ED5F76" w:rsidRDefault="00ED5F76" w:rsidP="00ED5F76">
      <w:pPr>
        <w:pStyle w:val="ListParagraph"/>
        <w:numPr>
          <w:ilvl w:val="0"/>
          <w:numId w:val="25"/>
        </w:numPr>
        <w:jc w:val="both"/>
        <w:rPr>
          <w:lang w:val="en-AU"/>
        </w:rPr>
      </w:pPr>
      <w:r>
        <w:rPr>
          <w:lang w:val="en-AU"/>
        </w:rPr>
        <w:t>Fo</w:t>
      </w:r>
      <w:r w:rsidR="00FC051F">
        <w:rPr>
          <w:lang w:val="en-AU"/>
        </w:rPr>
        <w:t>c</w:t>
      </w:r>
      <w:r>
        <w:rPr>
          <w:lang w:val="en-AU"/>
        </w:rPr>
        <w:t>used</w:t>
      </w:r>
    </w:p>
    <w:p w14:paraId="4E607E71" w14:textId="577123FD" w:rsidR="00ED5F76" w:rsidRDefault="00ED5F76" w:rsidP="00ED5F76">
      <w:pPr>
        <w:pStyle w:val="ListParagraph"/>
        <w:numPr>
          <w:ilvl w:val="0"/>
          <w:numId w:val="25"/>
        </w:numPr>
        <w:jc w:val="both"/>
        <w:rPr>
          <w:lang w:val="en-AU"/>
        </w:rPr>
      </w:pPr>
      <w:r>
        <w:rPr>
          <w:lang w:val="en-AU"/>
        </w:rPr>
        <w:t>Distracted</w:t>
      </w:r>
    </w:p>
    <w:p w14:paraId="1D828B96" w14:textId="0C4D8D11" w:rsidR="00ED5F76" w:rsidRPr="003721E7" w:rsidRDefault="00ED5F76" w:rsidP="003721E7">
      <w:pPr>
        <w:pStyle w:val="ListParagraph"/>
        <w:numPr>
          <w:ilvl w:val="0"/>
          <w:numId w:val="25"/>
        </w:numPr>
        <w:jc w:val="both"/>
        <w:rPr>
          <w:lang w:val="en-AU"/>
        </w:rPr>
      </w:pPr>
      <w:r>
        <w:rPr>
          <w:lang w:val="en-AU"/>
        </w:rPr>
        <w:t>Absent</w:t>
      </w:r>
    </w:p>
    <w:p w14:paraId="4D17A315" w14:textId="42CC3CB7" w:rsidR="00ED5F76" w:rsidRDefault="000A7E3F" w:rsidP="00ED5F76">
      <w:pPr>
        <w:jc w:val="both"/>
        <w:rPr>
          <w:lang w:val="en-AU"/>
        </w:rPr>
      </w:pPr>
      <w:r>
        <w:rPr>
          <w:lang w:val="en-AU"/>
        </w:rPr>
        <w:t xml:space="preserve">These states are converted to numbers that represent the engagement scores within the range </w:t>
      </w:r>
      <w:r w:rsidR="00F63D11">
        <w:rPr>
          <w:lang w:val="en-AU"/>
        </w:rPr>
        <w:t>of 0</w:t>
      </w:r>
      <w:r>
        <w:rPr>
          <w:lang w:val="en-AU"/>
        </w:rPr>
        <w:t xml:space="preserve"> and 1</w:t>
      </w:r>
      <w:r w:rsidR="00F63D11">
        <w:rPr>
          <w:lang w:val="en-AU"/>
        </w:rPr>
        <w:t xml:space="preserve">. A sliding window mechanism collects engagement </w:t>
      </w:r>
      <w:r w:rsidR="0065710D">
        <w:rPr>
          <w:lang w:val="en-AU"/>
        </w:rPr>
        <w:t xml:space="preserve">observations over a </w:t>
      </w:r>
      <w:r w:rsidR="003F00C2">
        <w:rPr>
          <w:lang w:val="en-AU"/>
        </w:rPr>
        <w:t>one-minute</w:t>
      </w:r>
      <w:r w:rsidR="0065710D">
        <w:rPr>
          <w:lang w:val="en-AU"/>
        </w:rPr>
        <w:t xml:space="preserve"> </w:t>
      </w:r>
      <w:r w:rsidR="00DA51E1">
        <w:rPr>
          <w:lang w:val="en-AU"/>
        </w:rPr>
        <w:t>interval, that</w:t>
      </w:r>
      <w:r w:rsidR="0065710D">
        <w:rPr>
          <w:lang w:val="en-AU"/>
        </w:rPr>
        <w:t xml:space="preserve"> allows a stable engagement metric</w:t>
      </w:r>
      <w:r w:rsidR="00DA51E1">
        <w:rPr>
          <w:lang w:val="en-AU"/>
        </w:rPr>
        <w:t xml:space="preserve"> that can affects the system</w:t>
      </w:r>
      <w:r w:rsidR="003F00C2">
        <w:rPr>
          <w:lang w:val="en-AU"/>
        </w:rPr>
        <w:t>’s</w:t>
      </w:r>
      <w:r w:rsidR="00DA51E1">
        <w:rPr>
          <w:lang w:val="en-AU"/>
        </w:rPr>
        <w:t xml:space="preserve"> response behaviour.</w:t>
      </w:r>
    </w:p>
    <w:p w14:paraId="638AC8DD" w14:textId="77777777" w:rsidR="00FF6684" w:rsidRDefault="00FF6684" w:rsidP="00ED5F76">
      <w:pPr>
        <w:jc w:val="both"/>
        <w:rPr>
          <w:lang w:val="en-AU"/>
        </w:rPr>
      </w:pPr>
    </w:p>
    <w:p w14:paraId="0777C60F" w14:textId="77777777" w:rsidR="00FF6684" w:rsidRDefault="00FF6684" w:rsidP="00FF6684">
      <w:pPr>
        <w:pBdr>
          <w:top w:val="none" w:sz="4" w:space="0" w:color="000000"/>
          <w:left w:val="none" w:sz="4" w:space="0" w:color="000000"/>
          <w:bottom w:val="none" w:sz="4" w:space="0" w:color="000000"/>
          <w:right w:val="none" w:sz="4" w:space="0" w:color="000000"/>
        </w:pBdr>
        <w:tabs>
          <w:tab w:val="center" w:pos="2523"/>
        </w:tabs>
        <w:jc w:val="both"/>
      </w:pPr>
    </w:p>
    <w:p w14:paraId="30530EB5" w14:textId="078E6165" w:rsidR="00FF6684" w:rsidRPr="00EB245B" w:rsidRDefault="00FF6684" w:rsidP="00FF6684">
      <w:pPr>
        <w:pStyle w:val="ListParagraph"/>
        <w:numPr>
          <w:ilvl w:val="0"/>
          <w:numId w:val="21"/>
        </w:numPr>
        <w:pBdr>
          <w:top w:val="none" w:sz="4" w:space="0" w:color="000000"/>
          <w:left w:val="none" w:sz="4" w:space="0" w:color="000000"/>
          <w:bottom w:val="none" w:sz="4" w:space="0" w:color="000000"/>
          <w:right w:val="none" w:sz="4" w:space="0" w:color="000000"/>
        </w:pBdr>
        <w:tabs>
          <w:tab w:val="center" w:pos="2523"/>
        </w:tabs>
        <w:jc w:val="both"/>
        <w:rPr>
          <w:b/>
          <w:bCs/>
        </w:rPr>
      </w:pPr>
      <w:r w:rsidRPr="00EB245B">
        <w:rPr>
          <w:b/>
          <w:bCs/>
        </w:rPr>
        <w:t>SESSION STATE MANAGEMENT</w:t>
      </w:r>
    </w:p>
    <w:p w14:paraId="6807EE04" w14:textId="77777777" w:rsidR="00FF6684" w:rsidRDefault="00FF6684" w:rsidP="00FF6684">
      <w:pPr>
        <w:pBdr>
          <w:top w:val="none" w:sz="4" w:space="0" w:color="000000"/>
          <w:left w:val="none" w:sz="4" w:space="0" w:color="000000"/>
          <w:bottom w:val="none" w:sz="4" w:space="0" w:color="000000"/>
          <w:right w:val="none" w:sz="4" w:space="0" w:color="000000"/>
        </w:pBdr>
        <w:tabs>
          <w:tab w:val="center" w:pos="2523"/>
        </w:tabs>
        <w:jc w:val="both"/>
      </w:pPr>
    </w:p>
    <w:p w14:paraId="291E476F" w14:textId="63C0EAD6" w:rsidR="00FF6684" w:rsidRDefault="004961BE" w:rsidP="00FF6684">
      <w:pPr>
        <w:pBdr>
          <w:top w:val="none" w:sz="4" w:space="0" w:color="000000"/>
          <w:left w:val="none" w:sz="4" w:space="0" w:color="000000"/>
          <w:bottom w:val="none" w:sz="4" w:space="0" w:color="000000"/>
          <w:right w:val="none" w:sz="4" w:space="0" w:color="000000"/>
        </w:pBdr>
        <w:tabs>
          <w:tab w:val="center" w:pos="2523"/>
        </w:tabs>
        <w:jc w:val="both"/>
      </w:pPr>
      <w:r>
        <w:t>To maintain continuous interaction</w:t>
      </w:r>
      <w:r w:rsidR="00211205">
        <w:t xml:space="preserve"> without loss of context, NeuroDott</w:t>
      </w:r>
      <w:r w:rsidR="00E179DC">
        <w:t xml:space="preserve"> uses a structured session state manager that </w:t>
      </w:r>
      <w:r w:rsidR="003520B9">
        <w:t xml:space="preserve">keep tracks the current </w:t>
      </w:r>
      <w:r w:rsidR="00513B5A">
        <w:t>interaction between the child and the system.</w:t>
      </w:r>
    </w:p>
    <w:p w14:paraId="676272AC" w14:textId="14821C56" w:rsidR="00A3514B" w:rsidRDefault="00513B5A" w:rsidP="003721E7">
      <w:pPr>
        <w:pBdr>
          <w:top w:val="none" w:sz="4" w:space="0" w:color="000000"/>
          <w:left w:val="none" w:sz="4" w:space="0" w:color="000000"/>
          <w:bottom w:val="none" w:sz="4" w:space="0" w:color="000000"/>
          <w:right w:val="none" w:sz="4" w:space="0" w:color="000000"/>
        </w:pBdr>
        <w:tabs>
          <w:tab w:val="center" w:pos="2523"/>
        </w:tabs>
        <w:jc w:val="both"/>
      </w:pPr>
      <w:r>
        <w:t xml:space="preserve">The session state stores </w:t>
      </w:r>
      <w:r w:rsidR="002269BE">
        <w:t>key variables including:</w:t>
      </w:r>
    </w:p>
    <w:p w14:paraId="7DEA77A1" w14:textId="0BABF14C" w:rsidR="002269BE"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Current learning concept</w:t>
      </w:r>
    </w:p>
    <w:p w14:paraId="6E8124AC" w14:textId="6E712488"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Difficulty level</w:t>
      </w:r>
    </w:p>
    <w:p w14:paraId="03A3C3FA" w14:textId="553AEC0C"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Interaction turn count</w:t>
      </w:r>
    </w:p>
    <w:p w14:paraId="1EC30B16" w14:textId="4E48FC0A"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Emotional trends</w:t>
      </w:r>
    </w:p>
    <w:p w14:paraId="6FCAEEC5" w14:textId="5FD41DC9"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Engagement trends</w:t>
      </w:r>
    </w:p>
    <w:p w14:paraId="5895982A" w14:textId="406DC61C" w:rsidR="007C4C42" w:rsidRDefault="007C4C42" w:rsidP="002269BE">
      <w:pPr>
        <w:pStyle w:val="ListParagraph"/>
        <w:numPr>
          <w:ilvl w:val="0"/>
          <w:numId w:val="28"/>
        </w:numPr>
        <w:pBdr>
          <w:top w:val="none" w:sz="4" w:space="0" w:color="000000"/>
          <w:left w:val="none" w:sz="4" w:space="0" w:color="000000"/>
          <w:bottom w:val="none" w:sz="4" w:space="0" w:color="000000"/>
          <w:right w:val="none" w:sz="4" w:space="0" w:color="000000"/>
        </w:pBdr>
        <w:tabs>
          <w:tab w:val="center" w:pos="2523"/>
        </w:tabs>
        <w:jc w:val="both"/>
      </w:pPr>
      <w:r>
        <w:t>Reinforcement history</w:t>
      </w:r>
    </w:p>
    <w:p w14:paraId="71DCA46C" w14:textId="77777777" w:rsidR="003F00C2" w:rsidRDefault="003F00C2" w:rsidP="00ED5F76">
      <w:pPr>
        <w:jc w:val="both"/>
        <w:rPr>
          <w:lang w:val="en-AU"/>
        </w:rPr>
      </w:pPr>
    </w:p>
    <w:p w14:paraId="558C751D" w14:textId="77777777" w:rsidR="00FA3D24" w:rsidRDefault="00AE0086" w:rsidP="00FA3D24">
      <w:pPr>
        <w:keepNext/>
        <w:jc w:val="both"/>
      </w:pPr>
      <w:r>
        <w:rPr>
          <w:noProof/>
        </w:rPr>
        <w:drawing>
          <wp:inline distT="0" distB="0" distL="0" distR="0" wp14:anchorId="22550800" wp14:editId="03102AC6">
            <wp:extent cx="3685540" cy="3466272"/>
            <wp:effectExtent l="0" t="0" r="0" b="1270"/>
            <wp:docPr id="902160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0575" name="Picture 9021605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1180" cy="3528007"/>
                    </a:xfrm>
                    <a:prstGeom prst="rect">
                      <a:avLst/>
                    </a:prstGeom>
                  </pic:spPr>
                </pic:pic>
              </a:graphicData>
            </a:graphic>
          </wp:inline>
        </w:drawing>
      </w:r>
    </w:p>
    <w:p w14:paraId="368ED2C4" w14:textId="0868607A" w:rsidR="003F00C2" w:rsidRPr="00FA3D24" w:rsidRDefault="00FA3D24" w:rsidP="00FA3D24">
      <w:pPr>
        <w:pStyle w:val="Caption"/>
        <w:rPr>
          <w:color w:val="000000" w:themeColor="text1"/>
          <w:lang w:val="en-AU"/>
        </w:rPr>
      </w:pPr>
      <w:r w:rsidRPr="00FA3D24">
        <w:rPr>
          <w:color w:val="000000" w:themeColor="text1"/>
        </w:rPr>
        <w:t xml:space="preserve">Figure </w:t>
      </w:r>
      <w:r w:rsidRPr="00FA3D24">
        <w:rPr>
          <w:color w:val="000000" w:themeColor="text1"/>
        </w:rPr>
        <w:fldChar w:fldCharType="begin"/>
      </w:r>
      <w:r w:rsidRPr="00FA3D24">
        <w:rPr>
          <w:color w:val="000000" w:themeColor="text1"/>
        </w:rPr>
        <w:instrText xml:space="preserve"> SEQ Figure \* ARABIC </w:instrText>
      </w:r>
      <w:r w:rsidRPr="00FA3D24">
        <w:rPr>
          <w:color w:val="000000" w:themeColor="text1"/>
        </w:rPr>
        <w:fldChar w:fldCharType="separate"/>
      </w:r>
      <w:r w:rsidR="000A0019">
        <w:rPr>
          <w:noProof/>
          <w:color w:val="000000" w:themeColor="text1"/>
        </w:rPr>
        <w:t>3</w:t>
      </w:r>
      <w:r w:rsidRPr="00FA3D24">
        <w:rPr>
          <w:color w:val="000000" w:themeColor="text1"/>
        </w:rPr>
        <w:fldChar w:fldCharType="end"/>
      </w:r>
      <w:r w:rsidRPr="00FA3D24">
        <w:rPr>
          <w:color w:val="000000" w:themeColor="text1"/>
          <w:lang w:val="en-AU"/>
        </w:rPr>
        <w:t>:Session State Machine</w:t>
      </w:r>
    </w:p>
    <w:p w14:paraId="71C028E5" w14:textId="77777777" w:rsidR="003F00C2" w:rsidRDefault="003F00C2" w:rsidP="00ED5F76">
      <w:pPr>
        <w:jc w:val="both"/>
        <w:rPr>
          <w:lang w:val="en-AU"/>
        </w:rPr>
      </w:pPr>
    </w:p>
    <w:p w14:paraId="74CBB551" w14:textId="6F80393F" w:rsidR="002779CA" w:rsidRDefault="00340158" w:rsidP="00B1301F">
      <w:pPr>
        <w:jc w:val="both"/>
        <w:rPr>
          <w:lang w:val="en-AU"/>
        </w:rPr>
      </w:pPr>
      <w:r>
        <w:rPr>
          <w:lang w:val="en-AU"/>
        </w:rPr>
        <w:t xml:space="preserve">This micro service regulates change between stable and frustrated interaction </w:t>
      </w:r>
      <w:r w:rsidR="007A4101">
        <w:rPr>
          <w:lang w:val="en-AU"/>
        </w:rPr>
        <w:t>Stat</w:t>
      </w:r>
      <w:r w:rsidR="00BD5822">
        <w:rPr>
          <w:lang w:val="en-AU"/>
        </w:rPr>
        <w:t>es</w:t>
      </w:r>
      <w:r w:rsidR="007A4101">
        <w:rPr>
          <w:lang w:val="en-AU"/>
        </w:rPr>
        <w:t>. Difficulty</w:t>
      </w:r>
      <w:r w:rsidR="00F228FB">
        <w:rPr>
          <w:lang w:val="en-AU"/>
        </w:rPr>
        <w:t xml:space="preserve"> changes occur only when emotional signal</w:t>
      </w:r>
      <w:r w:rsidR="005E7145">
        <w:rPr>
          <w:lang w:val="en-AU"/>
        </w:rPr>
        <w:t xml:space="preserve"> changes occur</w:t>
      </w:r>
      <w:r w:rsidR="003275E4">
        <w:rPr>
          <w:lang w:val="en-AU"/>
        </w:rPr>
        <w:t xml:space="preserve"> for multiple </w:t>
      </w:r>
      <w:r w:rsidR="002779CA">
        <w:rPr>
          <w:lang w:val="en-AU"/>
        </w:rPr>
        <w:t xml:space="preserve">times. To prevent oscillation between states, a basic cooldown time is integrated </w:t>
      </w:r>
      <w:r w:rsidR="00390B6A">
        <w:rPr>
          <w:lang w:val="en-AU"/>
        </w:rPr>
        <w:t xml:space="preserve">after each difficulty </w:t>
      </w:r>
      <w:r w:rsidR="006B713A">
        <w:rPr>
          <w:lang w:val="en-AU"/>
        </w:rPr>
        <w:t xml:space="preserve">adjustment. This approach ensures that this subsystem </w:t>
      </w:r>
      <w:r w:rsidR="00B1301F">
        <w:rPr>
          <w:lang w:val="en-AU"/>
        </w:rPr>
        <w:t>is more likely to be predictable.</w:t>
      </w:r>
    </w:p>
    <w:p w14:paraId="25C5E8C8" w14:textId="77777777" w:rsidR="00FC051F" w:rsidRDefault="00FC051F" w:rsidP="00B1301F">
      <w:pPr>
        <w:jc w:val="both"/>
        <w:rPr>
          <w:lang w:val="en-AU"/>
        </w:rPr>
      </w:pPr>
    </w:p>
    <w:p w14:paraId="623E92AE" w14:textId="77777777" w:rsidR="00EA138A" w:rsidRDefault="00EA138A" w:rsidP="00B1301F">
      <w:pPr>
        <w:jc w:val="both"/>
        <w:rPr>
          <w:lang w:val="en-AU"/>
        </w:rPr>
      </w:pPr>
    </w:p>
    <w:p w14:paraId="73021E1C" w14:textId="7103CE42" w:rsidR="00FC051F" w:rsidRPr="00EB245B" w:rsidRDefault="00FC051F" w:rsidP="00D057D4">
      <w:pPr>
        <w:pStyle w:val="ListParagraph"/>
        <w:numPr>
          <w:ilvl w:val="0"/>
          <w:numId w:val="21"/>
        </w:numPr>
        <w:jc w:val="left"/>
        <w:rPr>
          <w:b/>
          <w:bCs/>
          <w:lang w:val="en-AU"/>
        </w:rPr>
      </w:pPr>
      <w:r w:rsidRPr="00EB245B">
        <w:rPr>
          <w:b/>
          <w:bCs/>
          <w:lang w:val="en-AU"/>
        </w:rPr>
        <w:t>PROMPT ARCHITECTURE AND LANGUAGE GENERATION</w:t>
      </w:r>
    </w:p>
    <w:p w14:paraId="7EE618E9" w14:textId="77777777" w:rsidR="004C3545" w:rsidRDefault="004C3545" w:rsidP="004C3545">
      <w:pPr>
        <w:jc w:val="both"/>
        <w:rPr>
          <w:lang w:val="en-AU"/>
        </w:rPr>
      </w:pPr>
    </w:p>
    <w:p w14:paraId="08577570" w14:textId="3A2CA2CF" w:rsidR="00124FF5" w:rsidRDefault="007C6F70" w:rsidP="00EE5A36">
      <w:pPr>
        <w:jc w:val="both"/>
        <w:rPr>
          <w:lang w:val="en-AU"/>
        </w:rPr>
      </w:pPr>
      <w:r>
        <w:rPr>
          <w:lang w:val="en-AU"/>
        </w:rPr>
        <w:t>The language generation</w:t>
      </w:r>
      <w:r w:rsidR="000B36D5">
        <w:rPr>
          <w:lang w:val="en-AU"/>
        </w:rPr>
        <w:t xml:space="preserve"> module will produce </w:t>
      </w:r>
      <w:r w:rsidR="007222F5">
        <w:rPr>
          <w:lang w:val="en-AU"/>
        </w:rPr>
        <w:t>natural conversational responses while maintaining the deterministic rules in the system prompt.</w:t>
      </w:r>
      <w:r w:rsidR="004608F7">
        <w:rPr>
          <w:lang w:val="en-AU"/>
        </w:rPr>
        <w:t xml:space="preserve"> The system uses a structured prompt architecture that injects deterministic guidance into every generation request.</w:t>
      </w:r>
      <w:r w:rsidR="00EE5A36">
        <w:rPr>
          <w:lang w:val="en-AU"/>
        </w:rPr>
        <w:t xml:space="preserve"> </w:t>
      </w:r>
      <w:r w:rsidR="00124FF5">
        <w:rPr>
          <w:lang w:val="en-AU"/>
        </w:rPr>
        <w:t>Each response is constructed by the following components:</w:t>
      </w:r>
    </w:p>
    <w:p w14:paraId="28A1B12E" w14:textId="0E60B2AD" w:rsidR="00124FF5" w:rsidRDefault="00124FF5" w:rsidP="00A3514B">
      <w:pPr>
        <w:pStyle w:val="ListParagraph"/>
        <w:numPr>
          <w:ilvl w:val="0"/>
          <w:numId w:val="29"/>
        </w:numPr>
        <w:jc w:val="both"/>
        <w:rPr>
          <w:lang w:val="en-AU"/>
        </w:rPr>
      </w:pPr>
      <w:r>
        <w:rPr>
          <w:lang w:val="en-AU"/>
        </w:rPr>
        <w:t>System rules (define safety constrains and boundaries)</w:t>
      </w:r>
    </w:p>
    <w:p w14:paraId="31FA4403" w14:textId="6718CEEC" w:rsidR="00A3514B" w:rsidRDefault="00A3514B" w:rsidP="00A3514B">
      <w:pPr>
        <w:pStyle w:val="ListParagraph"/>
        <w:numPr>
          <w:ilvl w:val="0"/>
          <w:numId w:val="29"/>
        </w:numPr>
        <w:jc w:val="both"/>
        <w:rPr>
          <w:lang w:val="en-AU"/>
        </w:rPr>
      </w:pPr>
      <w:r>
        <w:rPr>
          <w:lang w:val="en-AU"/>
        </w:rPr>
        <w:lastRenderedPageBreak/>
        <w:t>Recovery strategy (</w:t>
      </w:r>
      <w:r w:rsidR="007D2750">
        <w:rPr>
          <w:lang w:val="en-AU"/>
        </w:rPr>
        <w:t>defines tone adjusting and pacing from regulation engine</w:t>
      </w:r>
      <w:r>
        <w:rPr>
          <w:lang w:val="en-AU"/>
        </w:rPr>
        <w:t>)</w:t>
      </w:r>
    </w:p>
    <w:p w14:paraId="1BD8CA1D" w14:textId="140B9389" w:rsidR="007D2750" w:rsidRDefault="00003E66" w:rsidP="00A3514B">
      <w:pPr>
        <w:pStyle w:val="ListParagraph"/>
        <w:numPr>
          <w:ilvl w:val="0"/>
          <w:numId w:val="29"/>
        </w:numPr>
        <w:jc w:val="both"/>
        <w:rPr>
          <w:lang w:val="en-AU"/>
        </w:rPr>
      </w:pPr>
      <w:r>
        <w:rPr>
          <w:lang w:val="en-AU"/>
        </w:rPr>
        <w:t>Reinforcement style (defines encouragement style)</w:t>
      </w:r>
    </w:p>
    <w:p w14:paraId="5B6292BA" w14:textId="610C889F" w:rsidR="00003E66" w:rsidRDefault="008F1DB0" w:rsidP="00A3514B">
      <w:pPr>
        <w:pStyle w:val="ListParagraph"/>
        <w:numPr>
          <w:ilvl w:val="0"/>
          <w:numId w:val="29"/>
        </w:numPr>
        <w:jc w:val="both"/>
        <w:rPr>
          <w:lang w:val="en-AU"/>
        </w:rPr>
      </w:pPr>
      <w:r>
        <w:rPr>
          <w:lang w:val="en-AU"/>
        </w:rPr>
        <w:t>Learning context (defines the current concept, mastery level and session progress)</w:t>
      </w:r>
    </w:p>
    <w:p w14:paraId="597F6BC6" w14:textId="5DDE6793" w:rsidR="008F1DB0" w:rsidRDefault="008F0703" w:rsidP="00A3514B">
      <w:pPr>
        <w:pStyle w:val="ListParagraph"/>
        <w:numPr>
          <w:ilvl w:val="0"/>
          <w:numId w:val="29"/>
        </w:numPr>
        <w:jc w:val="both"/>
        <w:rPr>
          <w:lang w:val="en-AU"/>
        </w:rPr>
      </w:pPr>
      <w:r>
        <w:rPr>
          <w:lang w:val="en-AU"/>
        </w:rPr>
        <w:t>Vision summary (recent engagement signals from perception layer)</w:t>
      </w:r>
    </w:p>
    <w:p w14:paraId="655EC2A8" w14:textId="318967CD" w:rsidR="00003E66" w:rsidRDefault="008F0703" w:rsidP="00A3514B">
      <w:pPr>
        <w:pStyle w:val="ListParagraph"/>
        <w:numPr>
          <w:ilvl w:val="0"/>
          <w:numId w:val="29"/>
        </w:numPr>
        <w:jc w:val="both"/>
        <w:rPr>
          <w:lang w:val="en-AU"/>
        </w:rPr>
      </w:pPr>
      <w:r>
        <w:rPr>
          <w:lang w:val="en-AU"/>
        </w:rPr>
        <w:t xml:space="preserve">Conversational history (recent </w:t>
      </w:r>
      <w:r w:rsidR="00D847EE">
        <w:rPr>
          <w:lang w:val="en-AU"/>
        </w:rPr>
        <w:t>‘N’ dialog context)</w:t>
      </w:r>
    </w:p>
    <w:p w14:paraId="1BA18D59" w14:textId="49B79921" w:rsidR="0083139F" w:rsidRDefault="00D847EE" w:rsidP="0083139F">
      <w:pPr>
        <w:pStyle w:val="ListParagraph"/>
        <w:numPr>
          <w:ilvl w:val="0"/>
          <w:numId w:val="29"/>
        </w:numPr>
        <w:jc w:val="both"/>
        <w:rPr>
          <w:lang w:val="en-AU"/>
        </w:rPr>
      </w:pPr>
      <w:r>
        <w:rPr>
          <w:lang w:val="en-AU"/>
        </w:rPr>
        <w:t>Live User input (latest translated input from the child)</w:t>
      </w:r>
    </w:p>
    <w:p w14:paraId="410BA57B" w14:textId="338C27D7" w:rsidR="0083139F" w:rsidRDefault="0083139F" w:rsidP="0083139F">
      <w:pPr>
        <w:jc w:val="both"/>
        <w:rPr>
          <w:lang w:val="en-AU"/>
        </w:rPr>
      </w:pPr>
      <w:r>
        <w:rPr>
          <w:lang w:val="en-AU"/>
        </w:rPr>
        <w:t xml:space="preserve">These segments are combined by a prompt caching system to reduce </w:t>
      </w:r>
      <w:r w:rsidR="009A7F23">
        <w:rPr>
          <w:lang w:val="en-AU"/>
        </w:rPr>
        <w:t>redundant token processing and improve speed and response latency.</w:t>
      </w:r>
    </w:p>
    <w:p w14:paraId="356A8768" w14:textId="77777777" w:rsidR="009A7F23" w:rsidRDefault="009A7F23" w:rsidP="0083139F">
      <w:pPr>
        <w:jc w:val="both"/>
        <w:rPr>
          <w:lang w:val="en-AU"/>
        </w:rPr>
      </w:pPr>
    </w:p>
    <w:p w14:paraId="08839B4B" w14:textId="305EFFD7" w:rsidR="00CF32CB" w:rsidRPr="00EB245B" w:rsidRDefault="009C27E5" w:rsidP="00D057D4">
      <w:pPr>
        <w:pStyle w:val="ListParagraph"/>
        <w:numPr>
          <w:ilvl w:val="0"/>
          <w:numId w:val="21"/>
        </w:numPr>
        <w:rPr>
          <w:b/>
          <w:bCs/>
          <w:lang w:val="en-AU"/>
        </w:rPr>
      </w:pPr>
      <w:r w:rsidRPr="00EB245B">
        <w:rPr>
          <w:b/>
          <w:bCs/>
          <w:lang w:val="en-AU"/>
        </w:rPr>
        <w:t>MEMORY ARCHITECTURE</w:t>
      </w:r>
    </w:p>
    <w:p w14:paraId="095F948C" w14:textId="77777777" w:rsidR="009C27E5" w:rsidRDefault="009C27E5" w:rsidP="009C27E5">
      <w:pPr>
        <w:jc w:val="both"/>
        <w:rPr>
          <w:lang w:val="en-AU"/>
        </w:rPr>
      </w:pPr>
    </w:p>
    <w:p w14:paraId="1BB3C43E" w14:textId="40205F38" w:rsidR="000839A7" w:rsidRDefault="009C27E5" w:rsidP="00EE5A36">
      <w:pPr>
        <w:jc w:val="both"/>
        <w:rPr>
          <w:lang w:val="en-AU"/>
        </w:rPr>
      </w:pPr>
      <w:r>
        <w:rPr>
          <w:lang w:val="en-AU"/>
        </w:rPr>
        <w:t xml:space="preserve">To enable both long-term and short-term </w:t>
      </w:r>
      <w:r w:rsidR="004E1EB8">
        <w:rPr>
          <w:lang w:val="en-AU"/>
        </w:rPr>
        <w:t xml:space="preserve">personalization without affecting the privacy and inference quality, NeuroDott </w:t>
      </w:r>
      <w:r w:rsidR="002A46D8">
        <w:rPr>
          <w:lang w:val="en-AU"/>
        </w:rPr>
        <w:t xml:space="preserve">uses a layered memory </w:t>
      </w:r>
      <w:r w:rsidR="00EE5A36">
        <w:rPr>
          <w:lang w:val="en-AU"/>
        </w:rPr>
        <w:t>architecture. The</w:t>
      </w:r>
      <w:r w:rsidR="000839A7">
        <w:rPr>
          <w:lang w:val="en-AU"/>
        </w:rPr>
        <w:t xml:space="preserve"> memory system consists of six layers:</w:t>
      </w:r>
    </w:p>
    <w:p w14:paraId="18D5F98B" w14:textId="276A3763" w:rsidR="000839A7" w:rsidRDefault="00D02750" w:rsidP="00D02750">
      <w:pPr>
        <w:pStyle w:val="ListParagraph"/>
        <w:numPr>
          <w:ilvl w:val="0"/>
          <w:numId w:val="31"/>
        </w:numPr>
        <w:jc w:val="both"/>
        <w:rPr>
          <w:lang w:val="en-AU"/>
        </w:rPr>
      </w:pPr>
      <w:r>
        <w:rPr>
          <w:lang w:val="en-AU"/>
        </w:rPr>
        <w:t>Immediate turn buffer</w:t>
      </w:r>
    </w:p>
    <w:p w14:paraId="747406AE" w14:textId="5E939C35" w:rsidR="00D02750" w:rsidRDefault="001E015C" w:rsidP="00D02750">
      <w:pPr>
        <w:pStyle w:val="ListParagraph"/>
        <w:numPr>
          <w:ilvl w:val="0"/>
          <w:numId w:val="31"/>
        </w:numPr>
        <w:jc w:val="both"/>
        <w:rPr>
          <w:lang w:val="en-AU"/>
        </w:rPr>
      </w:pPr>
      <w:r>
        <w:rPr>
          <w:lang w:val="en-AU"/>
        </w:rPr>
        <w:t>Rolling session buffer</w:t>
      </w:r>
    </w:p>
    <w:p w14:paraId="2ACB631F" w14:textId="30C550D2" w:rsidR="001E015C" w:rsidRDefault="001E015C" w:rsidP="00D02750">
      <w:pPr>
        <w:pStyle w:val="ListParagraph"/>
        <w:numPr>
          <w:ilvl w:val="0"/>
          <w:numId w:val="31"/>
        </w:numPr>
        <w:jc w:val="both"/>
        <w:rPr>
          <w:lang w:val="en-AU"/>
        </w:rPr>
      </w:pPr>
      <w:r>
        <w:rPr>
          <w:lang w:val="en-AU"/>
        </w:rPr>
        <w:t>Session summary</w:t>
      </w:r>
    </w:p>
    <w:p w14:paraId="34F761CD" w14:textId="292C32D5" w:rsidR="001E015C" w:rsidRDefault="001E015C" w:rsidP="00D02750">
      <w:pPr>
        <w:pStyle w:val="ListParagraph"/>
        <w:numPr>
          <w:ilvl w:val="0"/>
          <w:numId w:val="31"/>
        </w:numPr>
        <w:jc w:val="both"/>
        <w:rPr>
          <w:lang w:val="en-AU"/>
        </w:rPr>
      </w:pPr>
      <w:r>
        <w:rPr>
          <w:lang w:val="en-AU"/>
        </w:rPr>
        <w:t>Session state memory</w:t>
      </w:r>
    </w:p>
    <w:p w14:paraId="5D23A357" w14:textId="19573F4A" w:rsidR="001E015C" w:rsidRDefault="001E015C" w:rsidP="00D02750">
      <w:pPr>
        <w:pStyle w:val="ListParagraph"/>
        <w:numPr>
          <w:ilvl w:val="0"/>
          <w:numId w:val="31"/>
        </w:numPr>
        <w:jc w:val="both"/>
        <w:rPr>
          <w:lang w:val="en-AU"/>
        </w:rPr>
      </w:pPr>
      <w:r>
        <w:rPr>
          <w:lang w:val="en-AU"/>
        </w:rPr>
        <w:t>Long-term memory</w:t>
      </w:r>
    </w:p>
    <w:p w14:paraId="29B66F9B" w14:textId="2DEB78FA" w:rsidR="00171CB7" w:rsidRPr="00EE5A36" w:rsidRDefault="00D664A9" w:rsidP="00EE5A36">
      <w:pPr>
        <w:pStyle w:val="ListParagraph"/>
        <w:numPr>
          <w:ilvl w:val="0"/>
          <w:numId w:val="31"/>
        </w:numPr>
        <w:jc w:val="both"/>
        <w:rPr>
          <w:lang w:val="en-AU"/>
        </w:rPr>
      </w:pPr>
      <w:r>
        <w:rPr>
          <w:lang w:val="en-AU"/>
        </w:rPr>
        <w:t>Vector memory</w:t>
      </w:r>
    </w:p>
    <w:p w14:paraId="4A5FD76E" w14:textId="78318CD0" w:rsidR="00D664A9" w:rsidRDefault="007D7B7D" w:rsidP="00D664A9">
      <w:pPr>
        <w:jc w:val="both"/>
        <w:rPr>
          <w:lang w:val="en-AU"/>
        </w:rPr>
      </w:pPr>
      <w:r>
        <w:rPr>
          <w:lang w:val="en-AU"/>
        </w:rPr>
        <w:t xml:space="preserve">Semantic memory is </w:t>
      </w:r>
      <w:r w:rsidR="007E50C0">
        <w:rPr>
          <w:lang w:val="en-AU"/>
        </w:rPr>
        <w:t>used optional</w:t>
      </w:r>
      <w:r>
        <w:rPr>
          <w:lang w:val="en-AU"/>
        </w:rPr>
        <w:t xml:space="preserve"> for recalling story elements or contextual knowledge. </w:t>
      </w:r>
      <w:r w:rsidR="007E50C0">
        <w:rPr>
          <w:lang w:val="en-AU"/>
        </w:rPr>
        <w:t xml:space="preserve">Important feature is that </w:t>
      </w:r>
      <w:r w:rsidR="00AB22B7">
        <w:rPr>
          <w:lang w:val="en-AU"/>
        </w:rPr>
        <w:t>the system will never store raw speech transcripts.  Instead, the engagement scores</w:t>
      </w:r>
      <w:r w:rsidR="00F86E8B">
        <w:rPr>
          <w:lang w:val="en-AU"/>
        </w:rPr>
        <w:t xml:space="preserve">, behavioural patterns and metrics are stored in structured </w:t>
      </w:r>
    </w:p>
    <w:p w14:paraId="7033D7DD" w14:textId="048AF7BF" w:rsidR="002036C7" w:rsidRDefault="002036C7" w:rsidP="00D664A9">
      <w:pPr>
        <w:jc w:val="both"/>
        <w:rPr>
          <w:lang w:val="en-AU"/>
        </w:rPr>
      </w:pPr>
      <w:r>
        <w:rPr>
          <w:lang w:val="en-AU"/>
        </w:rPr>
        <w:t xml:space="preserve">form to protect user privacy and biased </w:t>
      </w:r>
      <w:r w:rsidR="008C7341">
        <w:rPr>
          <w:lang w:val="en-AU"/>
        </w:rPr>
        <w:t>response that leads to judging of the child’s personality.</w:t>
      </w:r>
    </w:p>
    <w:p w14:paraId="6E19C865" w14:textId="77777777" w:rsidR="00666EB5" w:rsidRDefault="00666EB5" w:rsidP="00D664A9">
      <w:pPr>
        <w:jc w:val="both"/>
        <w:rPr>
          <w:lang w:val="en-AU"/>
        </w:rPr>
      </w:pPr>
    </w:p>
    <w:p w14:paraId="7DFB5FD1" w14:textId="78CE4781" w:rsidR="00983A2D" w:rsidRDefault="00983A2D" w:rsidP="00983A2D">
      <w:pPr>
        <w:pStyle w:val="Caption"/>
        <w:keepNext/>
      </w:pPr>
      <w:r>
        <w:t xml:space="preserve">Table </w:t>
      </w:r>
      <w:r w:rsidR="00726033">
        <w:t>1: Tables</w:t>
      </w:r>
      <w:r w:rsidR="002E2921">
        <w:t xml:space="preserve"> and Contents</w:t>
      </w:r>
    </w:p>
    <w:tbl>
      <w:tblPr>
        <w:tblStyle w:val="TableGrid"/>
        <w:tblW w:w="0" w:type="auto"/>
        <w:tblLook w:val="04A0" w:firstRow="1" w:lastRow="0" w:firstColumn="1" w:lastColumn="0" w:noHBand="0" w:noVBand="1"/>
      </w:tblPr>
      <w:tblGrid>
        <w:gridCol w:w="1525"/>
        <w:gridCol w:w="3512"/>
      </w:tblGrid>
      <w:tr w:rsidR="00472EDB" w14:paraId="6DF46C26" w14:textId="77777777" w:rsidTr="0023548C">
        <w:tc>
          <w:tcPr>
            <w:tcW w:w="1525" w:type="dxa"/>
          </w:tcPr>
          <w:p w14:paraId="5F1B8F10" w14:textId="4992F6D3" w:rsidR="00472EDB" w:rsidRPr="00E847A0" w:rsidRDefault="00472EDB" w:rsidP="00D664A9">
            <w:pPr>
              <w:jc w:val="both"/>
              <w:rPr>
                <w:b/>
                <w:bCs/>
                <w:sz w:val="17"/>
                <w:szCs w:val="17"/>
                <w:lang w:val="en-AU"/>
              </w:rPr>
            </w:pPr>
            <w:r w:rsidRPr="00E847A0">
              <w:rPr>
                <w:rFonts w:eastAsia="SimSun"/>
                <w:b/>
                <w:bCs/>
                <w:sz w:val="17"/>
                <w:szCs w:val="17"/>
                <w:lang w:val="en-AU"/>
              </w:rPr>
              <w:t>Table</w:t>
            </w:r>
          </w:p>
        </w:tc>
        <w:tc>
          <w:tcPr>
            <w:tcW w:w="3512" w:type="dxa"/>
          </w:tcPr>
          <w:p w14:paraId="3F4C520C" w14:textId="7DA26FD2" w:rsidR="00472EDB" w:rsidRPr="0013208E" w:rsidRDefault="00B31003" w:rsidP="00B31003">
            <w:pPr>
              <w:pStyle w:val="p1"/>
              <w:rPr>
                <w:sz w:val="17"/>
                <w:szCs w:val="17"/>
              </w:rPr>
            </w:pPr>
            <w:r w:rsidRPr="0013208E">
              <w:rPr>
                <w:b/>
                <w:bCs/>
                <w:sz w:val="17"/>
                <w:szCs w:val="17"/>
              </w:rPr>
              <w:t>Contents</w:t>
            </w:r>
          </w:p>
        </w:tc>
      </w:tr>
      <w:tr w:rsidR="00472EDB" w14:paraId="1F8B59A6" w14:textId="77777777" w:rsidTr="0023548C">
        <w:tc>
          <w:tcPr>
            <w:tcW w:w="1525" w:type="dxa"/>
          </w:tcPr>
          <w:p w14:paraId="2C2E8CA9" w14:textId="77777777" w:rsidR="00B31003" w:rsidRPr="0013208E" w:rsidRDefault="00B31003" w:rsidP="00B31003">
            <w:pPr>
              <w:pStyle w:val="p1"/>
              <w:rPr>
                <w:sz w:val="16"/>
                <w:szCs w:val="16"/>
              </w:rPr>
            </w:pPr>
            <w:r w:rsidRPr="0013208E">
              <w:rPr>
                <w:sz w:val="16"/>
                <w:szCs w:val="16"/>
              </w:rPr>
              <w:t>users</w:t>
            </w:r>
            <w:r w:rsidRPr="0013208E">
              <w:rPr>
                <w:rStyle w:val="apple-converted-space"/>
                <w:sz w:val="16"/>
                <w:szCs w:val="16"/>
              </w:rPr>
              <w:t> </w:t>
            </w:r>
          </w:p>
          <w:p w14:paraId="54E5ED2F" w14:textId="77777777" w:rsidR="00472EDB" w:rsidRPr="0013208E" w:rsidRDefault="00472EDB" w:rsidP="00B31003">
            <w:pPr>
              <w:ind w:firstLine="0"/>
              <w:jc w:val="both"/>
              <w:rPr>
                <w:sz w:val="16"/>
                <w:szCs w:val="16"/>
                <w:lang w:val="en-AU"/>
              </w:rPr>
            </w:pPr>
          </w:p>
        </w:tc>
        <w:tc>
          <w:tcPr>
            <w:tcW w:w="3512" w:type="dxa"/>
          </w:tcPr>
          <w:p w14:paraId="13C8F5D3" w14:textId="1CBB63D0" w:rsidR="00472EDB" w:rsidRPr="0013208E" w:rsidRDefault="00B31003" w:rsidP="00B31003">
            <w:pPr>
              <w:pStyle w:val="p1"/>
              <w:rPr>
                <w:sz w:val="16"/>
                <w:szCs w:val="16"/>
              </w:rPr>
            </w:pPr>
            <w:r w:rsidRPr="0013208E">
              <w:rPr>
                <w:sz w:val="16"/>
                <w:szCs w:val="16"/>
              </w:rPr>
              <w:t>User ID, instruction depth baseline, TTS speed preference</w:t>
            </w:r>
          </w:p>
        </w:tc>
      </w:tr>
      <w:tr w:rsidR="00472EDB" w14:paraId="7BF9E4E2" w14:textId="77777777" w:rsidTr="0023548C">
        <w:tc>
          <w:tcPr>
            <w:tcW w:w="1525" w:type="dxa"/>
          </w:tcPr>
          <w:p w14:paraId="6EC176DF" w14:textId="46D0917F" w:rsidR="00C659F1" w:rsidRPr="0013208E" w:rsidRDefault="0013208E" w:rsidP="00C659F1">
            <w:pPr>
              <w:pStyle w:val="p1"/>
              <w:rPr>
                <w:sz w:val="16"/>
                <w:szCs w:val="16"/>
              </w:rPr>
            </w:pPr>
            <w:r w:rsidRPr="0013208E">
              <w:rPr>
                <w:sz w:val="16"/>
                <w:szCs w:val="16"/>
              </w:rPr>
              <w:t>learning progress</w:t>
            </w:r>
            <w:r w:rsidR="00C659F1" w:rsidRPr="0013208E">
              <w:rPr>
                <w:rStyle w:val="apple-converted-space"/>
                <w:sz w:val="16"/>
                <w:szCs w:val="16"/>
              </w:rPr>
              <w:t> </w:t>
            </w:r>
          </w:p>
          <w:p w14:paraId="3FFAFF69" w14:textId="77777777" w:rsidR="00472EDB" w:rsidRPr="0013208E" w:rsidRDefault="00472EDB" w:rsidP="00D664A9">
            <w:pPr>
              <w:jc w:val="both"/>
              <w:rPr>
                <w:sz w:val="16"/>
                <w:szCs w:val="16"/>
                <w:lang w:val="en-AU"/>
              </w:rPr>
            </w:pPr>
          </w:p>
        </w:tc>
        <w:tc>
          <w:tcPr>
            <w:tcW w:w="3512" w:type="dxa"/>
          </w:tcPr>
          <w:p w14:paraId="6AB60A1D" w14:textId="77777777" w:rsidR="003721E7" w:rsidRPr="0013208E" w:rsidRDefault="003721E7" w:rsidP="003721E7">
            <w:pPr>
              <w:pStyle w:val="p1"/>
              <w:rPr>
                <w:sz w:val="16"/>
                <w:szCs w:val="16"/>
              </w:rPr>
            </w:pPr>
            <w:r w:rsidRPr="0013208E">
              <w:rPr>
                <w:sz w:val="16"/>
                <w:szCs w:val="16"/>
              </w:rPr>
              <w:t>Mastery level (0–5) per concept, attempt counts, success rate</w:t>
            </w:r>
          </w:p>
          <w:p w14:paraId="1B252B46" w14:textId="77777777" w:rsidR="00472EDB" w:rsidRPr="0013208E" w:rsidRDefault="00472EDB" w:rsidP="00B31003">
            <w:pPr>
              <w:ind w:firstLine="0"/>
              <w:jc w:val="both"/>
              <w:rPr>
                <w:sz w:val="16"/>
                <w:szCs w:val="16"/>
                <w:lang w:val="en-AU"/>
              </w:rPr>
            </w:pPr>
          </w:p>
        </w:tc>
      </w:tr>
      <w:tr w:rsidR="00472EDB" w14:paraId="442B43E8" w14:textId="77777777" w:rsidTr="0023548C">
        <w:tc>
          <w:tcPr>
            <w:tcW w:w="1525" w:type="dxa"/>
          </w:tcPr>
          <w:p w14:paraId="2F25EB06" w14:textId="73556881" w:rsidR="00C659F1" w:rsidRPr="0013208E" w:rsidRDefault="0013208E" w:rsidP="00C659F1">
            <w:pPr>
              <w:pStyle w:val="p1"/>
              <w:rPr>
                <w:sz w:val="16"/>
                <w:szCs w:val="16"/>
              </w:rPr>
            </w:pPr>
            <w:r w:rsidRPr="0013208E">
              <w:rPr>
                <w:sz w:val="16"/>
                <w:szCs w:val="16"/>
              </w:rPr>
              <w:t>emotional metrics</w:t>
            </w:r>
            <w:r w:rsidR="00C659F1" w:rsidRPr="0013208E">
              <w:rPr>
                <w:rStyle w:val="apple-converted-space"/>
                <w:sz w:val="16"/>
                <w:szCs w:val="16"/>
              </w:rPr>
              <w:t> </w:t>
            </w:r>
          </w:p>
          <w:p w14:paraId="3CCEA4BE" w14:textId="77777777" w:rsidR="00472EDB" w:rsidRPr="0013208E" w:rsidRDefault="00472EDB" w:rsidP="00D664A9">
            <w:pPr>
              <w:jc w:val="both"/>
              <w:rPr>
                <w:sz w:val="16"/>
                <w:szCs w:val="16"/>
                <w:lang w:val="en-AU"/>
              </w:rPr>
            </w:pPr>
          </w:p>
        </w:tc>
        <w:tc>
          <w:tcPr>
            <w:tcW w:w="3512" w:type="dxa"/>
          </w:tcPr>
          <w:p w14:paraId="773CA745" w14:textId="77777777" w:rsidR="0013208E" w:rsidRPr="0013208E" w:rsidRDefault="0013208E" w:rsidP="0013208E">
            <w:pPr>
              <w:pStyle w:val="p1"/>
              <w:rPr>
                <w:sz w:val="16"/>
                <w:szCs w:val="16"/>
              </w:rPr>
            </w:pPr>
            <w:r w:rsidRPr="0013208E">
              <w:rPr>
                <w:sz w:val="16"/>
                <w:szCs w:val="16"/>
              </w:rPr>
              <w:t>Frustration / Recovery / Stability event counts with weekly decay (0.95×)</w:t>
            </w:r>
          </w:p>
          <w:p w14:paraId="5E92E36A" w14:textId="77777777" w:rsidR="00472EDB" w:rsidRPr="0013208E" w:rsidRDefault="00472EDB" w:rsidP="00D664A9">
            <w:pPr>
              <w:jc w:val="both"/>
              <w:rPr>
                <w:sz w:val="16"/>
                <w:szCs w:val="16"/>
                <w:lang w:val="en-AU"/>
              </w:rPr>
            </w:pPr>
          </w:p>
        </w:tc>
      </w:tr>
      <w:tr w:rsidR="00472EDB" w14:paraId="425F0126" w14:textId="77777777" w:rsidTr="0023548C">
        <w:tc>
          <w:tcPr>
            <w:tcW w:w="1525" w:type="dxa"/>
          </w:tcPr>
          <w:p w14:paraId="6103FEDB" w14:textId="73A2452F" w:rsidR="00C659F1" w:rsidRPr="0013208E" w:rsidRDefault="0013208E" w:rsidP="00C659F1">
            <w:pPr>
              <w:pStyle w:val="p1"/>
              <w:rPr>
                <w:sz w:val="16"/>
                <w:szCs w:val="16"/>
              </w:rPr>
            </w:pPr>
            <w:r w:rsidRPr="0013208E">
              <w:rPr>
                <w:sz w:val="16"/>
                <w:szCs w:val="16"/>
              </w:rPr>
              <w:t>child preferences</w:t>
            </w:r>
            <w:r w:rsidR="00C659F1" w:rsidRPr="0013208E">
              <w:rPr>
                <w:rStyle w:val="apple-converted-space"/>
                <w:sz w:val="16"/>
                <w:szCs w:val="16"/>
              </w:rPr>
              <w:t> </w:t>
            </w:r>
          </w:p>
          <w:p w14:paraId="4AD8F26C" w14:textId="77777777" w:rsidR="00472EDB" w:rsidRPr="0013208E" w:rsidRDefault="00472EDB" w:rsidP="00D664A9">
            <w:pPr>
              <w:jc w:val="both"/>
              <w:rPr>
                <w:sz w:val="16"/>
                <w:szCs w:val="16"/>
                <w:lang w:val="en-AU"/>
              </w:rPr>
            </w:pPr>
          </w:p>
        </w:tc>
        <w:tc>
          <w:tcPr>
            <w:tcW w:w="3512" w:type="dxa"/>
          </w:tcPr>
          <w:p w14:paraId="601F26E5" w14:textId="77777777" w:rsidR="0013208E" w:rsidRPr="0013208E" w:rsidRDefault="0013208E" w:rsidP="0013208E">
            <w:pPr>
              <w:pStyle w:val="p1"/>
              <w:rPr>
                <w:sz w:val="16"/>
                <w:szCs w:val="16"/>
              </w:rPr>
            </w:pPr>
            <w:r w:rsidRPr="0013208E">
              <w:rPr>
                <w:sz w:val="16"/>
                <w:szCs w:val="16"/>
              </w:rPr>
              <w:t>Likes and dislikes (max 20 entries, JSON array, 6-month soft expiry)</w:t>
            </w:r>
          </w:p>
          <w:p w14:paraId="7FD8FC96" w14:textId="77777777" w:rsidR="00472EDB" w:rsidRPr="0013208E" w:rsidRDefault="00472EDB" w:rsidP="00D664A9">
            <w:pPr>
              <w:jc w:val="both"/>
              <w:rPr>
                <w:sz w:val="16"/>
                <w:szCs w:val="16"/>
                <w:lang w:val="en-AU"/>
              </w:rPr>
            </w:pPr>
          </w:p>
        </w:tc>
      </w:tr>
    </w:tbl>
    <w:p w14:paraId="1448C7E0" w14:textId="77777777" w:rsidR="00D60663" w:rsidRDefault="00E57CE3" w:rsidP="00D60663">
      <w:pPr>
        <w:keepNext/>
        <w:jc w:val="both"/>
      </w:pPr>
      <w:r>
        <w:rPr>
          <w:noProof/>
          <w:lang w:val="en-AU"/>
        </w:rPr>
        <w:drawing>
          <wp:inline distT="0" distB="0" distL="0" distR="0" wp14:anchorId="55D23902" wp14:editId="161F1095">
            <wp:extent cx="3204845" cy="4551680"/>
            <wp:effectExtent l="0" t="0" r="0" b="0"/>
            <wp:docPr id="306493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93101" name="Picture 3064931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4845" cy="4551680"/>
                    </a:xfrm>
                    <a:prstGeom prst="rect">
                      <a:avLst/>
                    </a:prstGeom>
                  </pic:spPr>
                </pic:pic>
              </a:graphicData>
            </a:graphic>
          </wp:inline>
        </w:drawing>
      </w:r>
    </w:p>
    <w:p w14:paraId="1FE22BE1" w14:textId="118A0FDC" w:rsidR="00E54C42" w:rsidRDefault="00D60663" w:rsidP="00E54C42">
      <w:pPr>
        <w:pStyle w:val="Caption"/>
        <w:rPr>
          <w:color w:val="000000" w:themeColor="text1"/>
          <w:lang w:val="en-AU"/>
        </w:rPr>
      </w:pPr>
      <w:r w:rsidRPr="00D60663">
        <w:rPr>
          <w:color w:val="000000" w:themeColor="text1"/>
        </w:rPr>
        <w:t xml:space="preserve">Figure </w:t>
      </w:r>
      <w:r w:rsidRPr="00D60663">
        <w:rPr>
          <w:color w:val="000000" w:themeColor="text1"/>
        </w:rPr>
        <w:fldChar w:fldCharType="begin"/>
      </w:r>
      <w:r w:rsidRPr="00D60663">
        <w:rPr>
          <w:color w:val="000000" w:themeColor="text1"/>
        </w:rPr>
        <w:instrText xml:space="preserve"> SEQ Figure \* ARABIC </w:instrText>
      </w:r>
      <w:r w:rsidRPr="00D60663">
        <w:rPr>
          <w:color w:val="000000" w:themeColor="text1"/>
        </w:rPr>
        <w:fldChar w:fldCharType="separate"/>
      </w:r>
      <w:r w:rsidR="000A0019">
        <w:rPr>
          <w:noProof/>
          <w:color w:val="000000" w:themeColor="text1"/>
        </w:rPr>
        <w:t>4</w:t>
      </w:r>
      <w:r w:rsidRPr="00D60663">
        <w:rPr>
          <w:color w:val="000000" w:themeColor="text1"/>
        </w:rPr>
        <w:fldChar w:fldCharType="end"/>
      </w:r>
      <w:r w:rsidRPr="00D60663">
        <w:rPr>
          <w:color w:val="000000" w:themeColor="text1"/>
          <w:lang w:val="en-AU"/>
        </w:rPr>
        <w:t>: Memory Architecture</w:t>
      </w:r>
    </w:p>
    <w:p w14:paraId="6804F80A" w14:textId="4F839E7A" w:rsidR="00572155" w:rsidRPr="00EB245B" w:rsidRDefault="00572155" w:rsidP="00EB245B">
      <w:pPr>
        <w:pStyle w:val="ListParagraph"/>
        <w:numPr>
          <w:ilvl w:val="0"/>
          <w:numId w:val="21"/>
        </w:numPr>
        <w:rPr>
          <w:b/>
          <w:bCs/>
          <w:lang w:val="en-AU"/>
        </w:rPr>
      </w:pPr>
      <w:r w:rsidRPr="00EB245B">
        <w:rPr>
          <w:b/>
          <w:bCs/>
          <w:lang w:val="en-AU"/>
        </w:rPr>
        <w:t>EMOTIONAL</w:t>
      </w:r>
      <w:r w:rsidR="00EB245B">
        <w:rPr>
          <w:b/>
          <w:bCs/>
          <w:lang w:val="en-AU"/>
        </w:rPr>
        <w:t xml:space="preserve"> </w:t>
      </w:r>
      <w:r w:rsidRPr="00EB245B">
        <w:rPr>
          <w:b/>
          <w:bCs/>
          <w:lang w:val="en-AU"/>
        </w:rPr>
        <w:t xml:space="preserve">DETECTION AND </w:t>
      </w:r>
      <w:r w:rsidR="001C5110" w:rsidRPr="00EB245B">
        <w:rPr>
          <w:b/>
          <w:bCs/>
          <w:lang w:val="en-AU"/>
        </w:rPr>
        <w:t>ENGAGEMENT SCORING</w:t>
      </w:r>
    </w:p>
    <w:p w14:paraId="092CF6F5" w14:textId="77777777" w:rsidR="00572155" w:rsidRDefault="00572155" w:rsidP="00572155">
      <w:pPr>
        <w:jc w:val="both"/>
        <w:rPr>
          <w:lang w:val="en-AU"/>
        </w:rPr>
      </w:pPr>
    </w:p>
    <w:p w14:paraId="3D49178B" w14:textId="65914A41" w:rsidR="002E2921" w:rsidRDefault="00365A78" w:rsidP="002E2921">
      <w:pPr>
        <w:jc w:val="both"/>
        <w:rPr>
          <w:lang w:val="en-AU"/>
        </w:rPr>
      </w:pPr>
      <w:r>
        <w:rPr>
          <w:lang w:val="en-AU"/>
        </w:rPr>
        <w:t xml:space="preserve">The most crucial and important </w:t>
      </w:r>
      <w:r w:rsidR="0009446E">
        <w:rPr>
          <w:lang w:val="en-AU"/>
        </w:rPr>
        <w:t xml:space="preserve">aspects </w:t>
      </w:r>
      <w:r w:rsidR="00BC01D8">
        <w:rPr>
          <w:lang w:val="en-AU"/>
        </w:rPr>
        <w:t>for adaptive inter</w:t>
      </w:r>
      <w:r w:rsidR="0009446E">
        <w:rPr>
          <w:lang w:val="en-AU"/>
        </w:rPr>
        <w:t xml:space="preserve">action is to identify the exact emotional state of </w:t>
      </w:r>
      <w:r w:rsidR="007C7502">
        <w:rPr>
          <w:lang w:val="en-AU"/>
        </w:rPr>
        <w:t>t</w:t>
      </w:r>
      <w:r w:rsidR="0009446E">
        <w:rPr>
          <w:lang w:val="en-AU"/>
        </w:rPr>
        <w:t>he child</w:t>
      </w:r>
      <w:r w:rsidR="00E56BB6">
        <w:rPr>
          <w:lang w:val="en-AU"/>
        </w:rPr>
        <w:t>.</w:t>
      </w:r>
      <w:r w:rsidR="002A7210">
        <w:rPr>
          <w:lang w:val="en-AU"/>
        </w:rPr>
        <w:t xml:space="preserve"> The system uses a multimodal emotion detection pipeline </w:t>
      </w:r>
      <w:r w:rsidR="006B39D7">
        <w:rPr>
          <w:lang w:val="en-AU"/>
        </w:rPr>
        <w:t xml:space="preserve">that combines speech analysis and visual perception </w:t>
      </w:r>
      <w:r w:rsidR="00EE5A36">
        <w:rPr>
          <w:lang w:val="en-AU"/>
        </w:rPr>
        <w:t>signals. Signals</w:t>
      </w:r>
      <w:r w:rsidR="00C30A65">
        <w:rPr>
          <w:lang w:val="en-AU"/>
        </w:rPr>
        <w:t xml:space="preserve"> like Textual analysis, Audio </w:t>
      </w:r>
      <w:r w:rsidR="00F71F27">
        <w:rPr>
          <w:lang w:val="en-AU"/>
        </w:rPr>
        <w:t>patterns, pitch pattern of the input voice</w:t>
      </w:r>
      <w:r w:rsidR="00BB43F9">
        <w:rPr>
          <w:lang w:val="en-AU"/>
        </w:rPr>
        <w:t xml:space="preserve"> and </w:t>
      </w:r>
      <w:r w:rsidR="00F71F27">
        <w:rPr>
          <w:lang w:val="en-AU"/>
        </w:rPr>
        <w:t>visual Cues</w:t>
      </w:r>
      <w:r w:rsidR="00BB43F9">
        <w:rPr>
          <w:lang w:val="en-AU"/>
        </w:rPr>
        <w:t xml:space="preserve"> are combined through a fusion module that estimates emotional </w:t>
      </w:r>
      <w:r w:rsidR="004D72E1">
        <w:rPr>
          <w:lang w:val="en-AU"/>
        </w:rPr>
        <w:t xml:space="preserve">confidence. If the level of confidence crosses </w:t>
      </w:r>
      <w:r w:rsidR="00F82C9A">
        <w:rPr>
          <w:lang w:val="en-AU"/>
        </w:rPr>
        <w:t>the defined adaptive threshold</w:t>
      </w:r>
      <w:r w:rsidR="00732690">
        <w:rPr>
          <w:lang w:val="en-AU"/>
        </w:rPr>
        <w:t>, the system delivers a mood classification.</w:t>
      </w:r>
      <w:r w:rsidR="00F06D87">
        <w:rPr>
          <w:lang w:val="en-AU"/>
        </w:rPr>
        <w:t xml:space="preserve"> Else, the system </w:t>
      </w:r>
      <w:r w:rsidR="003F40FF">
        <w:rPr>
          <w:lang w:val="en-AU"/>
        </w:rPr>
        <w:t>falls</w:t>
      </w:r>
      <w:r w:rsidR="00F06D87">
        <w:rPr>
          <w:lang w:val="en-AU"/>
        </w:rPr>
        <w:t xml:space="preserve"> </w:t>
      </w:r>
      <w:r w:rsidR="003F40FF">
        <w:rPr>
          <w:lang w:val="en-AU"/>
        </w:rPr>
        <w:t xml:space="preserve">to a neutral interaction </w:t>
      </w:r>
      <w:r w:rsidR="00EE5A36">
        <w:rPr>
          <w:lang w:val="en-AU"/>
        </w:rPr>
        <w:t>strategy. This</w:t>
      </w:r>
      <w:r w:rsidR="00832D66">
        <w:rPr>
          <w:lang w:val="en-AU"/>
        </w:rPr>
        <w:t xml:space="preserve"> conservative </w:t>
      </w:r>
      <w:r w:rsidR="00155E33">
        <w:rPr>
          <w:lang w:val="en-AU"/>
        </w:rPr>
        <w:t>design reduces the risk of incorrect emotional inference.</w:t>
      </w:r>
      <w:r w:rsidR="001C5110">
        <w:rPr>
          <w:lang w:val="en-AU"/>
        </w:rPr>
        <w:t xml:space="preserve"> Child engagement is continuously </w:t>
      </w:r>
      <w:r w:rsidR="0086114E">
        <w:rPr>
          <w:lang w:val="en-AU"/>
        </w:rPr>
        <w:t>measure</w:t>
      </w:r>
      <w:r w:rsidR="00DE150A">
        <w:rPr>
          <w:lang w:val="en-AU"/>
        </w:rPr>
        <w:t>d</w:t>
      </w:r>
      <w:r w:rsidR="0086114E">
        <w:rPr>
          <w:lang w:val="en-AU"/>
        </w:rPr>
        <w:t xml:space="preserve"> </w:t>
      </w:r>
      <w:r w:rsidR="00651FED">
        <w:rPr>
          <w:lang w:val="en-AU"/>
        </w:rPr>
        <w:t>through a combination of gaze</w:t>
      </w:r>
      <w:r w:rsidR="00F9120A">
        <w:rPr>
          <w:lang w:val="en-AU"/>
        </w:rPr>
        <w:t xml:space="preserve"> </w:t>
      </w:r>
      <w:r w:rsidR="00DE150A">
        <w:rPr>
          <w:lang w:val="en-AU"/>
        </w:rPr>
        <w:t>detection</w:t>
      </w:r>
      <w:r w:rsidR="00F9120A">
        <w:rPr>
          <w:lang w:val="en-AU"/>
        </w:rPr>
        <w:t>,</w:t>
      </w:r>
      <w:r w:rsidR="00651FED">
        <w:rPr>
          <w:lang w:val="en-AU"/>
        </w:rPr>
        <w:t xml:space="preserve"> posture</w:t>
      </w:r>
      <w:r w:rsidR="00F9120A">
        <w:rPr>
          <w:lang w:val="en-AU"/>
        </w:rPr>
        <w:t xml:space="preserve"> </w:t>
      </w:r>
      <w:r w:rsidR="00E34035">
        <w:rPr>
          <w:lang w:val="en-AU"/>
        </w:rPr>
        <w:t>estimation and</w:t>
      </w:r>
      <w:r w:rsidR="00651FED">
        <w:rPr>
          <w:lang w:val="en-AU"/>
        </w:rPr>
        <w:t xml:space="preserve"> gesture </w:t>
      </w:r>
      <w:r w:rsidR="00DE150A">
        <w:rPr>
          <w:lang w:val="en-AU"/>
        </w:rPr>
        <w:t>recognition</w:t>
      </w:r>
      <w:r w:rsidR="00F9120A">
        <w:rPr>
          <w:lang w:val="en-AU"/>
        </w:rPr>
        <w:t>.</w:t>
      </w:r>
      <w:r w:rsidR="00E34035">
        <w:rPr>
          <w:lang w:val="en-AU"/>
        </w:rPr>
        <w:t xml:space="preserve"> </w:t>
      </w:r>
      <w:r w:rsidR="00A75E14">
        <w:rPr>
          <w:lang w:val="en-AU"/>
        </w:rPr>
        <w:t>Engagement scores are calculated by specific weights times detected signals</w:t>
      </w:r>
      <w:r w:rsidR="00872368">
        <w:rPr>
          <w:lang w:val="en-AU"/>
        </w:rPr>
        <w:t>.</w:t>
      </w:r>
    </w:p>
    <w:p w14:paraId="41155BED" w14:textId="77777777" w:rsidR="002E2921" w:rsidRPr="002E2921" w:rsidRDefault="002E2921" w:rsidP="002E2921">
      <w:pPr>
        <w:jc w:val="both"/>
        <w:rPr>
          <w:lang w:val="en-AU"/>
        </w:rPr>
      </w:pPr>
    </w:p>
    <w:p w14:paraId="3818F6AE" w14:textId="7250A62D" w:rsidR="002E2921" w:rsidRDefault="002E2921" w:rsidP="002E2921">
      <w:pPr>
        <w:pStyle w:val="Caption"/>
        <w:keepNext/>
        <w:jc w:val="both"/>
      </w:pPr>
      <w:r>
        <w:t xml:space="preserve">Equation </w:t>
      </w:r>
      <w:r>
        <w:fldChar w:fldCharType="begin"/>
      </w:r>
      <w:r>
        <w:instrText xml:space="preserve"> SEQ Equation \* ARABIC </w:instrText>
      </w:r>
      <w:r>
        <w:fldChar w:fldCharType="separate"/>
      </w:r>
      <w:r>
        <w:rPr>
          <w:noProof/>
        </w:rPr>
        <w:t>1</w:t>
      </w:r>
      <w:r>
        <w:fldChar w:fldCharType="end"/>
      </w:r>
      <w:r>
        <w:rPr>
          <w:lang w:val="en-AU"/>
        </w:rPr>
        <w:t>:Confidence of engagement</w:t>
      </w:r>
    </w:p>
    <w:p w14:paraId="3D123079" w14:textId="02ECF914" w:rsidR="00872368" w:rsidRDefault="002E2921" w:rsidP="00E847A0">
      <w:pPr>
        <w:jc w:val="both"/>
        <w:rPr>
          <w:lang w:val="en-AU"/>
        </w:rPr>
      </w:pPr>
      <m:oMathPara>
        <m:oMath>
          <m:r>
            <w:rPr>
              <w:rFonts w:ascii="Cambria Math" w:hAnsi="Cambria Math"/>
              <w:lang w:val="en-AU"/>
            </w:rPr>
            <m:t>Engagemtent=</m:t>
          </m:r>
          <m:d>
            <m:dPr>
              <m:ctrlPr>
                <w:rPr>
                  <w:rFonts w:ascii="Cambria Math" w:hAnsi="Cambria Math"/>
                  <w:i/>
                  <w:lang w:val="en-AU"/>
                </w:rPr>
              </m:ctrlPr>
            </m:dPr>
            <m:e>
              <m:r>
                <w:rPr>
                  <w:rFonts w:ascii="Cambria Math" w:hAnsi="Cambria Math"/>
                  <w:lang w:val="en-AU"/>
                </w:rPr>
                <m:t>(0.45*FacePresence</m:t>
              </m:r>
            </m:e>
          </m:d>
          <m:r>
            <w:rPr>
              <w:rFonts w:ascii="Cambria Math" w:hAnsi="Cambria Math"/>
              <w:lang w:val="en-AU"/>
            </w:rPr>
            <m:t>+</m:t>
          </m:r>
          <m:d>
            <m:dPr>
              <m:ctrlPr>
                <w:rPr>
                  <w:rFonts w:ascii="Cambria Math" w:hAnsi="Cambria Math"/>
                  <w:i/>
                  <w:lang w:val="en-AU"/>
                </w:rPr>
              </m:ctrlPr>
            </m:dPr>
            <m:e>
              <m:r>
                <w:rPr>
                  <w:rFonts w:ascii="Cambria Math" w:hAnsi="Cambria Math"/>
                  <w:lang w:val="en-AU"/>
                </w:rPr>
                <m:t>0.45*Gaze</m:t>
              </m:r>
            </m:e>
          </m:d>
          <m:r>
            <w:rPr>
              <w:rFonts w:ascii="Cambria Math" w:hAnsi="Cambria Math"/>
              <w:lang w:val="en-AU"/>
            </w:rPr>
            <m:t>+(0.10*Gesture))</m:t>
          </m:r>
        </m:oMath>
      </m:oMathPara>
    </w:p>
    <w:p w14:paraId="3CEDDF3C" w14:textId="77777777" w:rsidR="00872368" w:rsidRDefault="00872368" w:rsidP="00E847A0">
      <w:pPr>
        <w:jc w:val="both"/>
        <w:rPr>
          <w:lang w:val="en-AU"/>
        </w:rPr>
      </w:pPr>
    </w:p>
    <w:p w14:paraId="0337C9FB" w14:textId="77777777" w:rsidR="00872368" w:rsidRDefault="00872368" w:rsidP="00E847A0">
      <w:pPr>
        <w:jc w:val="both"/>
        <w:rPr>
          <w:lang w:val="en-AU"/>
        </w:rPr>
      </w:pPr>
    </w:p>
    <w:p w14:paraId="387B4D8D" w14:textId="77777777" w:rsidR="00C230AE" w:rsidRDefault="00FB78FA" w:rsidP="00C230AE">
      <w:pPr>
        <w:keepNext/>
        <w:jc w:val="both"/>
      </w:pPr>
      <w:r>
        <w:rPr>
          <w:noProof/>
          <w:lang w:val="en-AU"/>
        </w:rPr>
        <w:drawing>
          <wp:inline distT="0" distB="0" distL="0" distR="0" wp14:anchorId="68CEC3F4" wp14:editId="2FAF84FB">
            <wp:extent cx="3045918" cy="5561351"/>
            <wp:effectExtent l="0" t="0" r="2540" b="1270"/>
            <wp:docPr id="1763550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50660" name="Picture 17635506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3198" cy="5574643"/>
                    </a:xfrm>
                    <a:prstGeom prst="rect">
                      <a:avLst/>
                    </a:prstGeom>
                  </pic:spPr>
                </pic:pic>
              </a:graphicData>
            </a:graphic>
          </wp:inline>
        </w:drawing>
      </w:r>
    </w:p>
    <w:p w14:paraId="50373F6F" w14:textId="6F2404B2" w:rsidR="00155E33" w:rsidRPr="00863E3A" w:rsidRDefault="00C230AE" w:rsidP="00C230AE">
      <w:pPr>
        <w:pStyle w:val="Caption"/>
        <w:rPr>
          <w:color w:val="000000" w:themeColor="text1"/>
          <w:lang w:val="en-AU"/>
        </w:rPr>
      </w:pPr>
      <w:r w:rsidRPr="00863E3A">
        <w:rPr>
          <w:color w:val="000000" w:themeColor="text1"/>
        </w:rPr>
        <w:t xml:space="preserve">Figure </w:t>
      </w:r>
      <w:r w:rsidRPr="00863E3A">
        <w:rPr>
          <w:color w:val="000000" w:themeColor="text1"/>
        </w:rPr>
        <w:fldChar w:fldCharType="begin"/>
      </w:r>
      <w:r w:rsidRPr="00863E3A">
        <w:rPr>
          <w:color w:val="000000" w:themeColor="text1"/>
        </w:rPr>
        <w:instrText xml:space="preserve"> SEQ Figure \* ARABIC </w:instrText>
      </w:r>
      <w:r w:rsidRPr="00863E3A">
        <w:rPr>
          <w:color w:val="000000" w:themeColor="text1"/>
        </w:rPr>
        <w:fldChar w:fldCharType="separate"/>
      </w:r>
      <w:r w:rsidR="000A0019" w:rsidRPr="00863E3A">
        <w:rPr>
          <w:noProof/>
          <w:color w:val="000000" w:themeColor="text1"/>
        </w:rPr>
        <w:t>5</w:t>
      </w:r>
      <w:r w:rsidRPr="00863E3A">
        <w:rPr>
          <w:color w:val="000000" w:themeColor="text1"/>
        </w:rPr>
        <w:fldChar w:fldCharType="end"/>
      </w:r>
      <w:r w:rsidRPr="00863E3A">
        <w:rPr>
          <w:color w:val="000000" w:themeColor="text1"/>
          <w:lang w:val="en-AU"/>
        </w:rPr>
        <w:t>: Engagement Scoring Algorithm</w:t>
      </w:r>
    </w:p>
    <w:p w14:paraId="3FA5BF97" w14:textId="77777777" w:rsidR="00726033" w:rsidRDefault="00726033" w:rsidP="00ED5F76">
      <w:pPr>
        <w:jc w:val="both"/>
        <w:rPr>
          <w:lang w:val="en-AU"/>
        </w:rPr>
      </w:pPr>
    </w:p>
    <w:p w14:paraId="11C3C0F9" w14:textId="138E53E0" w:rsidR="005E7145" w:rsidRDefault="00726033" w:rsidP="00D057D4">
      <w:pPr>
        <w:pStyle w:val="ListParagraph"/>
        <w:numPr>
          <w:ilvl w:val="0"/>
          <w:numId w:val="19"/>
        </w:numPr>
        <w:jc w:val="left"/>
        <w:rPr>
          <w:rStyle w:val="Strong"/>
          <w:color w:val="000000" w:themeColor="text1"/>
        </w:rPr>
      </w:pPr>
      <w:r w:rsidRPr="00EB245B">
        <w:rPr>
          <w:rStyle w:val="Strong"/>
          <w:color w:val="000000" w:themeColor="text1"/>
        </w:rPr>
        <w:t>EXPERIMENTAL RESULTS AND EVALUATION</w:t>
      </w:r>
    </w:p>
    <w:p w14:paraId="0530F923" w14:textId="77777777" w:rsidR="000F46CD" w:rsidRDefault="000F46CD" w:rsidP="000F46CD">
      <w:pPr>
        <w:jc w:val="both"/>
        <w:rPr>
          <w:rStyle w:val="Strong"/>
          <w:b w:val="0"/>
          <w:bCs w:val="0"/>
          <w:color w:val="000000" w:themeColor="text1"/>
        </w:rPr>
      </w:pPr>
    </w:p>
    <w:p w14:paraId="76C4C6AC" w14:textId="40D93CF0" w:rsidR="00B464C4" w:rsidRPr="00B464C4" w:rsidRDefault="008C1ECB" w:rsidP="006C5B96">
      <w:pPr>
        <w:jc w:val="both"/>
        <w:rPr>
          <w:rFonts w:eastAsia="Times New Roman"/>
        </w:rPr>
      </w:pPr>
      <w:r w:rsidRPr="00610C84">
        <w:rPr>
          <w:color w:val="000000"/>
        </w:rPr>
        <w:t xml:space="preserve">Latency was measured over 20 simulated conversation turns on a system with </w:t>
      </w:r>
      <w:r w:rsidR="00AA507D" w:rsidRPr="00610C84">
        <w:rPr>
          <w:color w:val="000000"/>
        </w:rPr>
        <w:t xml:space="preserve">local </w:t>
      </w:r>
      <w:r w:rsidRPr="00610C84">
        <w:rPr>
          <w:color w:val="000000"/>
        </w:rPr>
        <w:t>GPU and a camera capture thread. T</w:t>
      </w:r>
      <w:r w:rsidR="00B33115" w:rsidRPr="00610C84">
        <w:rPr>
          <w:color w:val="000000"/>
        </w:rPr>
        <w:t>he</w:t>
      </w:r>
      <w:r w:rsidRPr="00610C84">
        <w:rPr>
          <w:color w:val="000000"/>
        </w:rPr>
        <w:t xml:space="preserve"> </w:t>
      </w:r>
      <w:r w:rsidR="00C230AE" w:rsidRPr="00610C84">
        <w:rPr>
          <w:color w:val="000000"/>
        </w:rPr>
        <w:t xml:space="preserve">table:1 </w:t>
      </w:r>
      <w:r w:rsidR="00AA507D" w:rsidRPr="00610C84">
        <w:rPr>
          <w:color w:val="000000"/>
        </w:rPr>
        <w:t>summarizes</w:t>
      </w:r>
      <w:r w:rsidRPr="00610C84">
        <w:rPr>
          <w:color w:val="000000"/>
        </w:rPr>
        <w:t xml:space="preserve"> the percentile latencies across pipeline stages</w:t>
      </w:r>
      <w:r w:rsidR="009D5108" w:rsidRPr="00610C84">
        <w:rPr>
          <w:color w:val="000000"/>
        </w:rPr>
        <w:t>.</w:t>
      </w:r>
      <w:r w:rsidR="00307FD3" w:rsidRPr="00610C84">
        <w:rPr>
          <w:color w:val="000000"/>
        </w:rPr>
        <w:t xml:space="preserve"> </w:t>
      </w:r>
      <w:r w:rsidR="00307FD3" w:rsidRPr="00610C84">
        <w:rPr>
          <w:rFonts w:eastAsia="Times New Roman"/>
          <w:color w:val="000000"/>
        </w:rPr>
        <w:t>The vision microservice sustains 15 fps at 640x480 with the full pipeline active (</w:t>
      </w:r>
      <w:r w:rsidR="00F75D70" w:rsidRPr="00610C84">
        <w:rPr>
          <w:rFonts w:eastAsia="Times New Roman"/>
          <w:color w:val="000000"/>
        </w:rPr>
        <w:t>Face Mesh</w:t>
      </w:r>
      <w:r w:rsidR="00307FD3" w:rsidRPr="00610C84">
        <w:rPr>
          <w:rFonts w:eastAsia="Times New Roman"/>
          <w:color w:val="000000"/>
        </w:rPr>
        <w:t xml:space="preserve">, Hands, solvePnP, YOLO/3 frames, </w:t>
      </w:r>
      <w:r w:rsidR="00F75D70" w:rsidRPr="00610C84">
        <w:rPr>
          <w:rFonts w:eastAsia="Times New Roman"/>
          <w:color w:val="000000"/>
        </w:rPr>
        <w:t>Insight Face</w:t>
      </w:r>
      <w:r w:rsidR="00307FD3" w:rsidRPr="00610C84">
        <w:rPr>
          <w:rFonts w:eastAsia="Times New Roman"/>
          <w:color w:val="000000"/>
        </w:rPr>
        <w:t>/30 frames) on the</w:t>
      </w:r>
      <w:r w:rsidR="00B33115" w:rsidRPr="00610C84">
        <w:rPr>
          <w:rFonts w:eastAsia="Times New Roman"/>
          <w:color w:val="000000"/>
        </w:rPr>
        <w:t xml:space="preserve"> GPU CUDA</w:t>
      </w:r>
      <w:r w:rsidR="00307FD3" w:rsidRPr="00610C84">
        <w:rPr>
          <w:rFonts w:eastAsia="Times New Roman"/>
          <w:color w:val="000000"/>
        </w:rPr>
        <w:t xml:space="preserve"> configuration.</w:t>
      </w:r>
      <w:r w:rsidR="00B33115" w:rsidRPr="00610C84">
        <w:rPr>
          <w:rFonts w:eastAsia="Times New Roman"/>
          <w:color w:val="000000"/>
        </w:rPr>
        <w:t xml:space="preserve"> </w:t>
      </w:r>
      <w:r w:rsidR="00F75D70" w:rsidRPr="00610C84">
        <w:rPr>
          <w:rFonts w:eastAsia="Times New Roman"/>
          <w:color w:val="000000"/>
        </w:rPr>
        <w:t xml:space="preserve">The </w:t>
      </w:r>
      <w:r w:rsidR="00307FD3" w:rsidRPr="00610C84">
        <w:rPr>
          <w:rFonts w:eastAsia="Times New Roman"/>
          <w:color w:val="000000"/>
        </w:rPr>
        <w:t xml:space="preserve">/latest endpoint response time measured under 4 </w:t>
      </w:r>
      <w:r w:rsidR="00F75D70" w:rsidRPr="00610C84">
        <w:rPr>
          <w:rFonts w:eastAsia="Times New Roman"/>
          <w:color w:val="000000"/>
        </w:rPr>
        <w:t>Ms</w:t>
      </w:r>
      <w:r w:rsidR="00307FD3" w:rsidRPr="00610C84">
        <w:rPr>
          <w:rFonts w:eastAsia="Times New Roman"/>
          <w:color w:val="000000"/>
        </w:rPr>
        <w:t xml:space="preserve"> across 1,000 consecutive requests, satisfying the design target of under 10 </w:t>
      </w:r>
      <w:r w:rsidR="00F75D70" w:rsidRPr="00610C84">
        <w:rPr>
          <w:rFonts w:eastAsia="Times New Roman"/>
          <w:color w:val="000000"/>
        </w:rPr>
        <w:t xml:space="preserve">Ms. </w:t>
      </w:r>
      <w:r w:rsidR="00307FD3" w:rsidRPr="00307FD3">
        <w:rPr>
          <w:rFonts w:eastAsia="Times New Roman"/>
          <w:color w:val="000000"/>
        </w:rPr>
        <w:t>The vision microservice sustains 15 fps at 640x480 with the full pipeline active (</w:t>
      </w:r>
      <w:r w:rsidR="00F75D70" w:rsidRPr="00610C84">
        <w:rPr>
          <w:rFonts w:eastAsia="Times New Roman"/>
          <w:color w:val="000000"/>
        </w:rPr>
        <w:t>Face Mesh</w:t>
      </w:r>
      <w:r w:rsidR="00307FD3" w:rsidRPr="00307FD3">
        <w:rPr>
          <w:rFonts w:eastAsia="Times New Roman"/>
          <w:color w:val="000000"/>
        </w:rPr>
        <w:t xml:space="preserve">, Hands, solvePnP, YOLO/3 frames, </w:t>
      </w:r>
      <w:r w:rsidR="00F75D70" w:rsidRPr="00610C84">
        <w:rPr>
          <w:rFonts w:eastAsia="Times New Roman"/>
          <w:color w:val="000000"/>
        </w:rPr>
        <w:t>Insight Face</w:t>
      </w:r>
      <w:r w:rsidR="00307FD3" w:rsidRPr="00307FD3">
        <w:rPr>
          <w:rFonts w:eastAsia="Times New Roman"/>
          <w:color w:val="000000"/>
        </w:rPr>
        <w:t xml:space="preserve">/30 frames) on the </w:t>
      </w:r>
      <w:r w:rsidR="00B33115" w:rsidRPr="00610C84">
        <w:rPr>
          <w:rFonts w:eastAsia="Times New Roman"/>
          <w:color w:val="000000"/>
        </w:rPr>
        <w:t xml:space="preserve">GPU </w:t>
      </w:r>
      <w:r w:rsidR="00307FD3" w:rsidRPr="00307FD3">
        <w:rPr>
          <w:rFonts w:eastAsia="Times New Roman"/>
          <w:color w:val="000000"/>
        </w:rPr>
        <w:t xml:space="preserve">configuration. </w:t>
      </w:r>
      <w:r w:rsidR="00386D16" w:rsidRPr="00610C84">
        <w:rPr>
          <w:rFonts w:eastAsia="Times New Roman"/>
          <w:color w:val="000000"/>
        </w:rPr>
        <w:t>Table 2</w:t>
      </w:r>
      <w:r w:rsidR="00307FD3" w:rsidRPr="00307FD3">
        <w:rPr>
          <w:rFonts w:eastAsia="Times New Roman"/>
          <w:color w:val="000000"/>
        </w:rPr>
        <w:t xml:space="preserve"> shows subsystem timing contributions. /</w:t>
      </w:r>
      <w:proofErr w:type="gramStart"/>
      <w:r w:rsidR="00307FD3" w:rsidRPr="00307FD3">
        <w:rPr>
          <w:rFonts w:eastAsia="Times New Roman"/>
          <w:color w:val="000000"/>
        </w:rPr>
        <w:t>latest</w:t>
      </w:r>
      <w:proofErr w:type="gramEnd"/>
      <w:r w:rsidR="00307FD3" w:rsidRPr="00307FD3">
        <w:rPr>
          <w:rFonts w:eastAsia="Times New Roman"/>
          <w:color w:val="000000"/>
        </w:rPr>
        <w:t xml:space="preserve"> endpoint response time measured under 4 </w:t>
      </w:r>
      <w:r w:rsidR="00F75D70" w:rsidRPr="00610C84">
        <w:rPr>
          <w:rFonts w:eastAsia="Times New Roman"/>
          <w:color w:val="000000"/>
        </w:rPr>
        <w:t>M</w:t>
      </w:r>
      <w:r w:rsidR="00307FD3" w:rsidRPr="00307FD3">
        <w:rPr>
          <w:rFonts w:eastAsia="Times New Roman"/>
          <w:color w:val="000000"/>
        </w:rPr>
        <w:t xml:space="preserve">s across 1,000 consecutive requests, satisfying the design target of under 10 </w:t>
      </w:r>
      <w:r w:rsidR="00F75D70" w:rsidRPr="00610C84">
        <w:rPr>
          <w:rFonts w:eastAsia="Times New Roman"/>
          <w:color w:val="000000"/>
        </w:rPr>
        <w:t xml:space="preserve">Ms. </w:t>
      </w:r>
    </w:p>
    <w:p w14:paraId="7CC3731F" w14:textId="77777777" w:rsidR="00726033" w:rsidRDefault="00726033" w:rsidP="00726033">
      <w:pPr>
        <w:jc w:val="both"/>
        <w:rPr>
          <w:b/>
          <w:bCs/>
          <w:color w:val="000000" w:themeColor="text1"/>
          <w:lang w:val="en-AU"/>
        </w:rPr>
      </w:pPr>
    </w:p>
    <w:p w14:paraId="2B177B24" w14:textId="643D9A89" w:rsidR="00116C85" w:rsidRPr="00863E3A" w:rsidRDefault="00116C85" w:rsidP="00116C85">
      <w:pPr>
        <w:pStyle w:val="Caption"/>
        <w:keepNext/>
        <w:rPr>
          <w:color w:val="000000" w:themeColor="text1"/>
        </w:rPr>
      </w:pPr>
      <w:r w:rsidRPr="00863E3A">
        <w:rPr>
          <w:color w:val="000000" w:themeColor="text1"/>
        </w:rPr>
        <w:t xml:space="preserve">Table </w:t>
      </w:r>
      <w:r w:rsidR="00C230AE" w:rsidRPr="00863E3A">
        <w:rPr>
          <w:color w:val="000000" w:themeColor="text1"/>
        </w:rPr>
        <w:t>1</w:t>
      </w:r>
      <w:r w:rsidRPr="00863E3A">
        <w:rPr>
          <w:color w:val="000000" w:themeColor="text1"/>
          <w:lang w:val="en-AU"/>
        </w:rPr>
        <w:t>: Subsystem latency</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0"/>
        <w:gridCol w:w="1201"/>
        <w:gridCol w:w="1470"/>
      </w:tblGrid>
      <w:tr w:rsidR="0058209D" w:rsidRPr="0058209D" w14:paraId="390BC5E2"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6DDA6FFE"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Subsystem</w:t>
            </w:r>
          </w:p>
        </w:tc>
        <w:tc>
          <w:tcPr>
            <w:tcW w:w="1201"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700752D7"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Mean (</w:t>
            </w:r>
            <w:proofErr w:type="spellStart"/>
            <w:r w:rsidRPr="0058209D">
              <w:rPr>
                <w:rFonts w:eastAsia="Times New Roman"/>
                <w:b/>
                <w:bCs/>
                <w:color w:val="000000"/>
                <w:sz w:val="18"/>
                <w:szCs w:val="18"/>
              </w:rPr>
              <w:t>ms</w:t>
            </w:r>
            <w:proofErr w:type="spellEnd"/>
            <w:r w:rsidRPr="0058209D">
              <w:rPr>
                <w:rFonts w:eastAsia="Times New Roman"/>
                <w:b/>
                <w:bCs/>
                <w:color w:val="000000"/>
                <w:sz w:val="18"/>
                <w:szCs w:val="18"/>
              </w:rPr>
              <w:t>)</w:t>
            </w:r>
          </w:p>
        </w:tc>
        <w:tc>
          <w:tcPr>
            <w:tcW w:w="147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6401EDC7" w14:textId="77777777" w:rsidR="0058209D" w:rsidRPr="0058209D" w:rsidRDefault="0058209D" w:rsidP="0058209D">
            <w:pPr>
              <w:rPr>
                <w:rFonts w:eastAsia="Times New Roman"/>
                <w:sz w:val="24"/>
                <w:szCs w:val="24"/>
              </w:rPr>
            </w:pPr>
            <w:r w:rsidRPr="0058209D">
              <w:rPr>
                <w:rFonts w:eastAsia="Times New Roman"/>
                <w:b/>
                <w:bCs/>
                <w:color w:val="000000"/>
                <w:sz w:val="18"/>
                <w:szCs w:val="18"/>
              </w:rPr>
              <w:t>Run Frequency</w:t>
            </w:r>
          </w:p>
        </w:tc>
      </w:tr>
      <w:tr w:rsidR="0058209D" w:rsidRPr="0058209D" w14:paraId="16C95726"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3B339BC"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MediaPipe</w:t>
            </w:r>
            <w:proofErr w:type="spellEnd"/>
            <w:r w:rsidRPr="0058209D">
              <w:rPr>
                <w:rFonts w:eastAsia="Times New Roman"/>
                <w:color w:val="000000"/>
                <w:sz w:val="18"/>
                <w:szCs w:val="18"/>
              </w:rPr>
              <w:t xml:space="preserve"> </w:t>
            </w:r>
            <w:proofErr w:type="spellStart"/>
            <w:r w:rsidRPr="0058209D">
              <w:rPr>
                <w:rFonts w:eastAsia="Times New Roman"/>
                <w:color w:val="000000"/>
                <w:sz w:val="18"/>
                <w:szCs w:val="18"/>
              </w:rPr>
              <w:t>FaceMesh</w:t>
            </w:r>
            <w:proofErr w:type="spellEnd"/>
            <w:r w:rsidRPr="0058209D">
              <w:rPr>
                <w:rFonts w:eastAsia="Times New Roman"/>
                <w:color w:val="000000"/>
                <w:sz w:val="18"/>
                <w:szCs w:val="18"/>
              </w:rPr>
              <w:t xml:space="preserve"> + </w:t>
            </w:r>
            <w:proofErr w:type="spellStart"/>
            <w:r w:rsidRPr="0058209D">
              <w:rPr>
                <w:rFonts w:eastAsia="Times New Roman"/>
                <w:color w:val="000000"/>
                <w:sz w:val="18"/>
                <w:szCs w:val="18"/>
              </w:rPr>
              <w:t>solvePnP</w:t>
            </w:r>
            <w:proofErr w:type="spellEnd"/>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DBA9179"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18</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96BC74A"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r w:rsidR="0058209D" w:rsidRPr="0058209D" w14:paraId="573968C9"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5210A8C"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MediaPipe</w:t>
            </w:r>
            <w:proofErr w:type="spellEnd"/>
            <w:r w:rsidRPr="0058209D">
              <w:rPr>
                <w:rFonts w:eastAsia="Times New Roman"/>
                <w:color w:val="000000"/>
                <w:sz w:val="18"/>
                <w:szCs w:val="18"/>
              </w:rPr>
              <w:t xml:space="preserve"> Hands + gesture rules</w:t>
            </w:r>
          </w:p>
        </w:tc>
        <w:tc>
          <w:tcPr>
            <w:tcW w:w="1201"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F9E6A1D"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11</w:t>
            </w:r>
          </w:p>
        </w:tc>
        <w:tc>
          <w:tcPr>
            <w:tcW w:w="147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B59986E"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r w:rsidR="0058209D" w:rsidRPr="0058209D" w14:paraId="0C1EF5C8"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075C308"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YOLOv8n object detection</w:t>
            </w:r>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0C7E5D8"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28</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FC96471"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3 frames (adaptive)</w:t>
            </w:r>
          </w:p>
        </w:tc>
      </w:tr>
      <w:tr w:rsidR="0058209D" w:rsidRPr="0058209D" w14:paraId="74E37A38"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AC7AC03"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InsightFace</w:t>
            </w:r>
            <w:proofErr w:type="spellEnd"/>
            <w:r w:rsidRPr="0058209D">
              <w:rPr>
                <w:rFonts w:eastAsia="Times New Roman"/>
                <w:color w:val="000000"/>
                <w:sz w:val="18"/>
                <w:szCs w:val="18"/>
              </w:rPr>
              <w:t xml:space="preserve"> embedding verify</w:t>
            </w:r>
          </w:p>
        </w:tc>
        <w:tc>
          <w:tcPr>
            <w:tcW w:w="1201"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91EA4F6"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9</w:t>
            </w:r>
          </w:p>
        </w:tc>
        <w:tc>
          <w:tcPr>
            <w:tcW w:w="147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27AB6236"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30 frames</w:t>
            </w:r>
          </w:p>
        </w:tc>
      </w:tr>
      <w:tr w:rsidR="0058209D" w:rsidRPr="0058209D" w14:paraId="47D3BD59" w14:textId="77777777" w:rsidTr="006C5B96">
        <w:trPr>
          <w:tblCellSpacing w:w="0" w:type="dxa"/>
        </w:trPr>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5D4B6EB" w14:textId="77777777" w:rsidR="0058209D" w:rsidRPr="0058209D" w:rsidRDefault="0058209D" w:rsidP="0058209D">
            <w:pPr>
              <w:jc w:val="left"/>
              <w:rPr>
                <w:rFonts w:eastAsia="Times New Roman"/>
                <w:sz w:val="24"/>
                <w:szCs w:val="24"/>
              </w:rPr>
            </w:pPr>
            <w:proofErr w:type="spellStart"/>
            <w:r w:rsidRPr="0058209D">
              <w:rPr>
                <w:rFonts w:eastAsia="Times New Roman"/>
                <w:color w:val="000000"/>
                <w:sz w:val="18"/>
                <w:szCs w:val="18"/>
              </w:rPr>
              <w:t>EngagementTracker</w:t>
            </w:r>
            <w:proofErr w:type="spellEnd"/>
            <w:r w:rsidRPr="0058209D">
              <w:rPr>
                <w:rFonts w:eastAsia="Times New Roman"/>
                <w:color w:val="000000"/>
                <w:sz w:val="18"/>
                <w:szCs w:val="18"/>
              </w:rPr>
              <w:t xml:space="preserve"> + </w:t>
            </w:r>
            <w:proofErr w:type="spellStart"/>
            <w:r w:rsidRPr="0058209D">
              <w:rPr>
                <w:rFonts w:eastAsia="Times New Roman"/>
                <w:color w:val="000000"/>
                <w:sz w:val="18"/>
                <w:szCs w:val="18"/>
              </w:rPr>
              <w:t>AttentionFSM</w:t>
            </w:r>
            <w:proofErr w:type="spellEnd"/>
          </w:p>
        </w:tc>
        <w:tc>
          <w:tcPr>
            <w:tcW w:w="1201"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C7A49E2"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&lt;1</w:t>
            </w:r>
          </w:p>
        </w:tc>
        <w:tc>
          <w:tcPr>
            <w:tcW w:w="147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A714E3F" w14:textId="77777777" w:rsidR="0058209D" w:rsidRPr="0058209D" w:rsidRDefault="0058209D" w:rsidP="0058209D">
            <w:pPr>
              <w:jc w:val="left"/>
              <w:rPr>
                <w:rFonts w:eastAsia="Times New Roman"/>
                <w:sz w:val="24"/>
                <w:szCs w:val="24"/>
              </w:rPr>
            </w:pPr>
            <w:r w:rsidRPr="0058209D">
              <w:rPr>
                <w:rFonts w:eastAsia="Times New Roman"/>
                <w:color w:val="000000"/>
                <w:sz w:val="18"/>
                <w:szCs w:val="18"/>
              </w:rPr>
              <w:t>Every frame</w:t>
            </w:r>
          </w:p>
        </w:tc>
      </w:tr>
    </w:tbl>
    <w:p w14:paraId="7588E0FB" w14:textId="77777777" w:rsidR="006C5B96" w:rsidRPr="00230F03" w:rsidRDefault="006C5B96" w:rsidP="006C5B96">
      <w:pPr>
        <w:jc w:val="both"/>
        <w:rPr>
          <w:rFonts w:eastAsia="Times New Roman"/>
          <w:color w:val="000000"/>
          <w:sz w:val="18"/>
          <w:szCs w:val="18"/>
        </w:rPr>
      </w:pPr>
    </w:p>
    <w:p w14:paraId="4D840868" w14:textId="6259C495" w:rsidR="00092E6C" w:rsidRPr="00610C84" w:rsidRDefault="00230F03" w:rsidP="00C230AE">
      <w:pPr>
        <w:jc w:val="both"/>
        <w:rPr>
          <w:rFonts w:eastAsia="Times New Roman"/>
        </w:rPr>
      </w:pPr>
      <w:r w:rsidRPr="00230F03">
        <w:rPr>
          <w:rFonts w:eastAsia="Times New Roman"/>
          <w:color w:val="000000"/>
        </w:rPr>
        <w:t>Mood classifier accuracy was assessed against a scripted utterance corpus of 220 items covering the four non-neutral moods (happy, frustrated, sad, anxious) plus 60 neutral fillers and 40 negated mood expressions. Table</w:t>
      </w:r>
      <w:r w:rsidR="00C230AE" w:rsidRPr="00610C84">
        <w:rPr>
          <w:rFonts w:eastAsia="Times New Roman"/>
          <w:color w:val="000000"/>
        </w:rPr>
        <w:t>:2</w:t>
      </w:r>
      <w:r w:rsidR="003254C8" w:rsidRPr="00610C84">
        <w:rPr>
          <w:rFonts w:eastAsia="Times New Roman"/>
          <w:color w:val="000000"/>
        </w:rPr>
        <w:t xml:space="preserve"> </w:t>
      </w:r>
      <w:r w:rsidRPr="00230F03">
        <w:rPr>
          <w:rFonts w:eastAsia="Times New Roman"/>
          <w:color w:val="000000"/>
        </w:rPr>
        <w:t xml:space="preserve">reports per-class precision and recall under the full (text + audio) fusion and under text-only </w:t>
      </w:r>
      <w:r w:rsidR="003254C8" w:rsidRPr="00610C84">
        <w:rPr>
          <w:rFonts w:eastAsia="Times New Roman"/>
          <w:color w:val="000000"/>
        </w:rPr>
        <w:t>mode. Audio</w:t>
      </w:r>
      <w:r w:rsidR="006C5B96" w:rsidRPr="00B464C4">
        <w:rPr>
          <w:rFonts w:eastAsia="Times New Roman"/>
          <w:color w:val="000000"/>
        </w:rPr>
        <w:t xml:space="preserve"> fusion consistently improves precision and </w:t>
      </w:r>
      <w:proofErr w:type="gramStart"/>
      <w:r w:rsidR="006C5B96" w:rsidRPr="00B464C4">
        <w:rPr>
          <w:rFonts w:eastAsia="Times New Roman"/>
          <w:color w:val="000000"/>
        </w:rPr>
        <w:t>recall</w:t>
      </w:r>
      <w:proofErr w:type="gramEnd"/>
      <w:r w:rsidR="006C5B96" w:rsidRPr="00B464C4">
        <w:rPr>
          <w:rFonts w:eastAsia="Times New Roman"/>
          <w:color w:val="000000"/>
        </w:rPr>
        <w:t xml:space="preserve"> across all non-neutral classes by three to six percentage points. Negated expressions (e.g., 'I do not hate this') are correctly classified as neutral in 93 percent of cases owing to the three-token negation window applied before keyword matching. The temporal smoothing window further reduces false mood transitions: in a 50-turn scripted session with five deliberate single-utterance mood spikes, zero spurious difficulty changes were triggered.</w:t>
      </w:r>
      <w:r w:rsidR="006C5B96" w:rsidRPr="00610C84">
        <w:rPr>
          <w:rFonts w:eastAsia="Times New Roman"/>
          <w:color w:val="000000"/>
        </w:rPr>
        <w:t xml:space="preserve"> </w:t>
      </w:r>
    </w:p>
    <w:p w14:paraId="360EFF31" w14:textId="3540E52A" w:rsidR="00092E6C" w:rsidRPr="00863E3A" w:rsidRDefault="00092E6C" w:rsidP="00092E6C">
      <w:pPr>
        <w:pStyle w:val="Caption"/>
        <w:keepNext/>
        <w:rPr>
          <w:color w:val="000000" w:themeColor="text1"/>
        </w:rPr>
      </w:pPr>
      <w:r w:rsidRPr="00863E3A">
        <w:rPr>
          <w:color w:val="000000" w:themeColor="text1"/>
        </w:rPr>
        <w:t xml:space="preserve">Table </w:t>
      </w:r>
      <w:r w:rsidR="00C230AE" w:rsidRPr="00863E3A">
        <w:rPr>
          <w:color w:val="000000" w:themeColor="text1"/>
        </w:rPr>
        <w:t>2</w:t>
      </w:r>
      <w:r w:rsidR="00C230AE" w:rsidRPr="00863E3A">
        <w:rPr>
          <w:color w:val="000000" w:themeColor="text1"/>
          <w:lang w:val="en-AU"/>
        </w:rPr>
        <w:t>: Accuracy</w:t>
      </w:r>
      <w:r w:rsidRPr="00863E3A">
        <w:rPr>
          <w:color w:val="000000" w:themeColor="text1"/>
          <w:lang w:val="en-AU"/>
        </w:rPr>
        <w:t xml:space="preserve"> chart of different moods</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1"/>
        <w:gridCol w:w="1066"/>
        <w:gridCol w:w="872"/>
        <w:gridCol w:w="1066"/>
        <w:gridCol w:w="906"/>
      </w:tblGrid>
      <w:tr w:rsidR="003254C8" w:rsidRPr="003254C8" w14:paraId="4439C983" w14:textId="77777777">
        <w:trPr>
          <w:trHeight w:val="438"/>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1E5BA3AC"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Mood</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3CA2AE1D"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Text Precision</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47FE63F4"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Text Recall</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054D642E"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Fusion Precision</w:t>
            </w:r>
          </w:p>
        </w:tc>
        <w:tc>
          <w:tcPr>
            <w:tcW w:w="1750" w:type="dxa"/>
            <w:tcBorders>
              <w:top w:val="single" w:sz="6" w:space="0" w:color="AAAAAA"/>
              <w:left w:val="single" w:sz="6" w:space="0" w:color="AAAAAA"/>
              <w:bottom w:val="single" w:sz="6" w:space="0" w:color="AAAAAA"/>
              <w:right w:val="single" w:sz="6" w:space="0" w:color="AAAAAA"/>
            </w:tcBorders>
            <w:shd w:val="clear" w:color="auto" w:fill="DCE6F1"/>
            <w:tcMar>
              <w:top w:w="60" w:type="dxa"/>
              <w:left w:w="100" w:type="dxa"/>
              <w:bottom w:w="60" w:type="dxa"/>
              <w:right w:w="100" w:type="dxa"/>
            </w:tcMar>
            <w:vAlign w:val="center"/>
            <w:hideMark/>
          </w:tcPr>
          <w:p w14:paraId="0508F8B4" w14:textId="77777777" w:rsidR="003254C8" w:rsidRPr="003254C8" w:rsidRDefault="003254C8" w:rsidP="003254C8">
            <w:pPr>
              <w:rPr>
                <w:rFonts w:eastAsia="Times New Roman"/>
                <w:sz w:val="24"/>
                <w:szCs w:val="24"/>
              </w:rPr>
            </w:pPr>
            <w:r w:rsidRPr="003254C8">
              <w:rPr>
                <w:rFonts w:eastAsia="Times New Roman"/>
                <w:b/>
                <w:bCs/>
                <w:color w:val="000000"/>
                <w:sz w:val="18"/>
                <w:szCs w:val="18"/>
              </w:rPr>
              <w:t>Fusion Recall</w:t>
            </w:r>
          </w:p>
        </w:tc>
      </w:tr>
      <w:tr w:rsidR="003254C8" w:rsidRPr="003254C8" w14:paraId="355AE599"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7F4824D"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Happy</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7A37AA6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0.88</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490F09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0.84</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76A62C4"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75BBC7E"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0.88</w:t>
            </w:r>
          </w:p>
        </w:tc>
      </w:tr>
      <w:tr w:rsidR="003254C8" w:rsidRPr="003254C8" w14:paraId="24F6E0A9"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B26DE6B"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Frustrated</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1D2FA5C9"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7F7CDA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0.79</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089A9F39"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0.86</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2EDB0FB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r>
      <w:tr w:rsidR="003254C8" w:rsidRPr="003254C8" w14:paraId="47A5D258"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E156C91"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Sad</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6F2C0DC"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0.78</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9DD64A8"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0.75</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D6B455E"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750F3CE"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0.80</w:t>
            </w:r>
          </w:p>
        </w:tc>
      </w:tr>
      <w:tr w:rsidR="003254C8" w:rsidRPr="003254C8" w14:paraId="5B9C72B1"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3F834FC3"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Anxious</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2B97C4DB"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0.76</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7867D74D"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42BBABB2"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0.82</w:t>
            </w:r>
          </w:p>
        </w:tc>
        <w:tc>
          <w:tcPr>
            <w:tcW w:w="1750" w:type="dxa"/>
            <w:tcBorders>
              <w:top w:val="single" w:sz="6" w:space="0" w:color="AAAAAA"/>
              <w:left w:val="single" w:sz="6" w:space="0" w:color="AAAAAA"/>
              <w:bottom w:val="single" w:sz="6" w:space="0" w:color="AAAAAA"/>
              <w:right w:val="single" w:sz="6" w:space="0" w:color="AAAAAA"/>
            </w:tcBorders>
            <w:shd w:val="clear" w:color="auto" w:fill="F2F2F2"/>
            <w:tcMar>
              <w:top w:w="50" w:type="dxa"/>
              <w:left w:w="100" w:type="dxa"/>
              <w:bottom w:w="50" w:type="dxa"/>
              <w:right w:w="100" w:type="dxa"/>
            </w:tcMar>
            <w:vAlign w:val="center"/>
            <w:hideMark/>
          </w:tcPr>
          <w:p w14:paraId="34B695C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0.78</w:t>
            </w:r>
          </w:p>
        </w:tc>
      </w:tr>
      <w:tr w:rsidR="003254C8" w:rsidRPr="003254C8" w14:paraId="60A2B622"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1BE8DF1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Neutral (incl. negated)</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4FC4748A"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3EB7A887"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6C90714"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0.92</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9216169"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0.94</w:t>
            </w:r>
          </w:p>
        </w:tc>
      </w:tr>
      <w:tr w:rsidR="003254C8" w:rsidRPr="003254C8" w14:paraId="39DD6764" w14:textId="77777777">
        <w:trPr>
          <w:tblCellSpacing w:w="0" w:type="dxa"/>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5D323102"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Macro average</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98F00D3"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0.83</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2E1F9C75"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0.81</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0DC20D5F"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0.87</w:t>
            </w:r>
          </w:p>
        </w:tc>
        <w:tc>
          <w:tcPr>
            <w:tcW w:w="17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100" w:type="dxa"/>
              <w:bottom w:w="50" w:type="dxa"/>
              <w:right w:w="100" w:type="dxa"/>
            </w:tcMar>
            <w:vAlign w:val="center"/>
            <w:hideMark/>
          </w:tcPr>
          <w:p w14:paraId="6887B952" w14:textId="77777777" w:rsidR="003254C8" w:rsidRPr="003254C8" w:rsidRDefault="003254C8" w:rsidP="003254C8">
            <w:pPr>
              <w:jc w:val="left"/>
              <w:rPr>
                <w:rFonts w:eastAsia="Times New Roman"/>
                <w:sz w:val="24"/>
                <w:szCs w:val="24"/>
              </w:rPr>
            </w:pPr>
            <w:r w:rsidRPr="003254C8">
              <w:rPr>
                <w:rFonts w:eastAsia="Times New Roman"/>
                <w:color w:val="000000"/>
                <w:sz w:val="18"/>
                <w:szCs w:val="18"/>
              </w:rPr>
              <w:t>0.85</w:t>
            </w:r>
          </w:p>
        </w:tc>
      </w:tr>
    </w:tbl>
    <w:p w14:paraId="7F967FCF" w14:textId="77777777" w:rsidR="003254C8" w:rsidRDefault="003254C8" w:rsidP="006C5B96">
      <w:pPr>
        <w:jc w:val="both"/>
        <w:rPr>
          <w:rFonts w:eastAsia="Times New Roman"/>
          <w:color w:val="000000"/>
          <w:sz w:val="18"/>
          <w:szCs w:val="18"/>
        </w:rPr>
      </w:pPr>
    </w:p>
    <w:p w14:paraId="0A10AE75" w14:textId="0C729819" w:rsidR="006C5B96" w:rsidRPr="00610C84" w:rsidRDefault="00092E6C" w:rsidP="00092E6C">
      <w:pPr>
        <w:jc w:val="both"/>
        <w:rPr>
          <w:rFonts w:eastAsia="Times New Roman"/>
          <w:color w:val="000000"/>
        </w:rPr>
      </w:pPr>
      <w:r w:rsidRPr="00610C84">
        <w:rPr>
          <w:rFonts w:eastAsia="Times New Roman"/>
          <w:color w:val="000000"/>
        </w:rPr>
        <w:t xml:space="preserve">The largest processing delay occurs during the large language model inference generation, while perception modules operate with less latency. </w:t>
      </w:r>
      <w:r w:rsidR="006C5B96" w:rsidRPr="00610C84">
        <w:rPr>
          <w:rFonts w:eastAsia="Times New Roman"/>
          <w:color w:val="000000"/>
        </w:rPr>
        <w:t>Overall system latency remains within acceptable limits for conversational interaction.</w:t>
      </w:r>
    </w:p>
    <w:p w14:paraId="6BB0807E" w14:textId="77777777" w:rsidR="000A0019" w:rsidRPr="00610C84" w:rsidRDefault="000A0019" w:rsidP="00092E6C">
      <w:pPr>
        <w:jc w:val="both"/>
        <w:rPr>
          <w:rFonts w:eastAsia="Times New Roman"/>
          <w:color w:val="000000"/>
        </w:rPr>
      </w:pPr>
    </w:p>
    <w:p w14:paraId="0C319F5C" w14:textId="77777777" w:rsidR="003254C8" w:rsidRDefault="003254C8" w:rsidP="006C5B96">
      <w:pPr>
        <w:jc w:val="both"/>
        <w:rPr>
          <w:rFonts w:eastAsia="Times New Roman"/>
          <w:color w:val="000000"/>
          <w:sz w:val="18"/>
          <w:szCs w:val="18"/>
        </w:rPr>
      </w:pPr>
    </w:p>
    <w:p w14:paraId="1E9B462B" w14:textId="77777777" w:rsidR="00D065AC" w:rsidRDefault="00D065AC" w:rsidP="006C5B96">
      <w:pPr>
        <w:jc w:val="both"/>
        <w:rPr>
          <w:rFonts w:eastAsia="Times New Roman"/>
          <w:color w:val="000000"/>
          <w:sz w:val="18"/>
          <w:szCs w:val="18"/>
        </w:rPr>
      </w:pPr>
    </w:p>
    <w:p w14:paraId="31C6C1F5" w14:textId="77777777" w:rsidR="00D065AC" w:rsidRDefault="00D065AC" w:rsidP="006C5B96">
      <w:pPr>
        <w:jc w:val="both"/>
        <w:rPr>
          <w:rFonts w:eastAsia="Times New Roman"/>
          <w:color w:val="000000"/>
          <w:sz w:val="18"/>
          <w:szCs w:val="18"/>
        </w:rPr>
      </w:pPr>
    </w:p>
    <w:p w14:paraId="2413F771" w14:textId="77777777" w:rsidR="00D065AC" w:rsidRDefault="00D065AC" w:rsidP="006C5B96">
      <w:pPr>
        <w:jc w:val="both"/>
        <w:rPr>
          <w:rFonts w:eastAsia="Times New Roman"/>
          <w:color w:val="000000"/>
          <w:sz w:val="18"/>
          <w:szCs w:val="18"/>
        </w:rPr>
      </w:pPr>
    </w:p>
    <w:p w14:paraId="4B8B43FD" w14:textId="77777777" w:rsidR="00D065AC" w:rsidRDefault="00D065AC" w:rsidP="006C5B96">
      <w:pPr>
        <w:jc w:val="both"/>
        <w:rPr>
          <w:rFonts w:eastAsia="Times New Roman"/>
          <w:color w:val="000000"/>
          <w:sz w:val="18"/>
          <w:szCs w:val="18"/>
        </w:rPr>
      </w:pPr>
    </w:p>
    <w:p w14:paraId="21FC5934" w14:textId="77777777" w:rsidR="00D065AC" w:rsidRDefault="00D065AC" w:rsidP="006C5B96">
      <w:pPr>
        <w:jc w:val="both"/>
        <w:rPr>
          <w:rFonts w:eastAsia="Times New Roman"/>
          <w:color w:val="000000"/>
          <w:sz w:val="18"/>
          <w:szCs w:val="18"/>
        </w:rPr>
      </w:pPr>
    </w:p>
    <w:p w14:paraId="78C48409" w14:textId="77777777" w:rsidR="003254C8" w:rsidRPr="00B464C4" w:rsidRDefault="003254C8" w:rsidP="006C5B96">
      <w:pPr>
        <w:jc w:val="both"/>
        <w:rPr>
          <w:rFonts w:eastAsia="Times New Roman"/>
          <w:sz w:val="18"/>
          <w:szCs w:val="18"/>
        </w:rPr>
      </w:pPr>
    </w:p>
    <w:p w14:paraId="5D0F0993" w14:textId="77777777" w:rsidR="000A0019" w:rsidRDefault="000A0019" w:rsidP="000A0019">
      <w:pPr>
        <w:keepNext/>
        <w:jc w:val="both"/>
      </w:pPr>
      <w:r>
        <w:rPr>
          <w:b/>
          <w:bCs/>
          <w:noProof/>
          <w:color w:val="000000" w:themeColor="text1"/>
          <w:lang w:val="en-AU"/>
        </w:rPr>
        <w:drawing>
          <wp:inline distT="0" distB="0" distL="0" distR="0" wp14:anchorId="2525EF57" wp14:editId="02624FC0">
            <wp:extent cx="3312826" cy="2557301"/>
            <wp:effectExtent l="0" t="0" r="1905" b="0"/>
            <wp:docPr id="16994266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26616" name="Picture 16994266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80861" cy="2609820"/>
                    </a:xfrm>
                    <a:prstGeom prst="rect">
                      <a:avLst/>
                    </a:prstGeom>
                  </pic:spPr>
                </pic:pic>
              </a:graphicData>
            </a:graphic>
          </wp:inline>
        </w:drawing>
      </w:r>
    </w:p>
    <w:p w14:paraId="31F83A61" w14:textId="4BBD8B88" w:rsidR="00863E3A" w:rsidRDefault="000A0019" w:rsidP="00863E3A">
      <w:pPr>
        <w:pStyle w:val="Caption"/>
        <w:rPr>
          <w:color w:val="000000" w:themeColor="text1"/>
          <w:lang w:val="en-AU"/>
        </w:rPr>
      </w:pPr>
      <w:r w:rsidRPr="00863E3A">
        <w:rPr>
          <w:color w:val="000000" w:themeColor="text1"/>
        </w:rPr>
        <w:t xml:space="preserve">Figure </w:t>
      </w:r>
      <w:r w:rsidRPr="00863E3A">
        <w:rPr>
          <w:color w:val="000000" w:themeColor="text1"/>
        </w:rPr>
        <w:fldChar w:fldCharType="begin"/>
      </w:r>
      <w:r w:rsidRPr="00863E3A">
        <w:rPr>
          <w:color w:val="000000" w:themeColor="text1"/>
        </w:rPr>
        <w:instrText xml:space="preserve"> SEQ Figure \* ARABIC </w:instrText>
      </w:r>
      <w:r w:rsidRPr="00863E3A">
        <w:rPr>
          <w:color w:val="000000" w:themeColor="text1"/>
        </w:rPr>
        <w:fldChar w:fldCharType="separate"/>
      </w:r>
      <w:r w:rsidRPr="00863E3A">
        <w:rPr>
          <w:noProof/>
          <w:color w:val="000000" w:themeColor="text1"/>
        </w:rPr>
        <w:t>6</w:t>
      </w:r>
      <w:r w:rsidRPr="00863E3A">
        <w:rPr>
          <w:color w:val="000000" w:themeColor="text1"/>
        </w:rPr>
        <w:fldChar w:fldCharType="end"/>
      </w:r>
      <w:r w:rsidRPr="00863E3A">
        <w:rPr>
          <w:color w:val="000000" w:themeColor="text1"/>
          <w:lang w:val="en-AU"/>
        </w:rPr>
        <w:t>:Latency of subsystems</w:t>
      </w:r>
    </w:p>
    <w:p w14:paraId="79530FCC" w14:textId="39C23385" w:rsidR="006F5F5E" w:rsidRDefault="006F5F5E" w:rsidP="006F5F5E">
      <w:pPr>
        <w:pStyle w:val="ListParagraph"/>
        <w:numPr>
          <w:ilvl w:val="0"/>
          <w:numId w:val="19"/>
        </w:numPr>
        <w:rPr>
          <w:rStyle w:val="Strong"/>
          <w:color w:val="000000" w:themeColor="text1"/>
        </w:rPr>
      </w:pPr>
      <w:r>
        <w:rPr>
          <w:rStyle w:val="Strong"/>
          <w:color w:val="000000" w:themeColor="text1"/>
        </w:rPr>
        <w:t>ADVANTAGES</w:t>
      </w:r>
    </w:p>
    <w:p w14:paraId="0076EDD0" w14:textId="77777777" w:rsidR="006F5F5E" w:rsidRDefault="006F5F5E" w:rsidP="006F5F5E">
      <w:pPr>
        <w:jc w:val="both"/>
        <w:rPr>
          <w:rStyle w:val="Strong"/>
          <w:color w:val="000000" w:themeColor="text1"/>
        </w:rPr>
      </w:pPr>
    </w:p>
    <w:p w14:paraId="1A619A4C" w14:textId="4B44D2FF" w:rsidR="00C04FA6" w:rsidRDefault="00F14B9A" w:rsidP="00C6776C">
      <w:pPr>
        <w:jc w:val="both"/>
        <w:rPr>
          <w:rStyle w:val="Strong"/>
          <w:b w:val="0"/>
          <w:bCs w:val="0"/>
          <w:color w:val="000000" w:themeColor="text1"/>
        </w:rPr>
      </w:pPr>
      <w:r>
        <w:rPr>
          <w:rStyle w:val="Strong"/>
          <w:b w:val="0"/>
          <w:bCs w:val="0"/>
          <w:color w:val="000000" w:themeColor="text1"/>
        </w:rPr>
        <w:t xml:space="preserve">The proposed NeuroDott system delivers several </w:t>
      </w:r>
      <w:r w:rsidR="00567F15">
        <w:rPr>
          <w:rStyle w:val="Strong"/>
          <w:b w:val="0"/>
          <w:bCs w:val="0"/>
          <w:color w:val="000000" w:themeColor="text1"/>
        </w:rPr>
        <w:t xml:space="preserve">key advantages compared to the traditional conversational AI systems and conventional assistive systems that lack personalization of </w:t>
      </w:r>
      <w:r w:rsidR="00D73F30">
        <w:rPr>
          <w:rStyle w:val="Strong"/>
          <w:b w:val="0"/>
          <w:bCs w:val="0"/>
          <w:color w:val="000000" w:themeColor="text1"/>
        </w:rPr>
        <w:t>child’s</w:t>
      </w:r>
      <w:r w:rsidR="00567F15">
        <w:rPr>
          <w:rStyle w:val="Strong"/>
          <w:b w:val="0"/>
          <w:bCs w:val="0"/>
          <w:color w:val="000000" w:themeColor="text1"/>
        </w:rPr>
        <w:t xml:space="preserve"> preference </w:t>
      </w:r>
      <w:r w:rsidR="00D73F30">
        <w:rPr>
          <w:rStyle w:val="Strong"/>
          <w:b w:val="0"/>
          <w:bCs w:val="0"/>
          <w:color w:val="000000" w:themeColor="text1"/>
        </w:rPr>
        <w:t xml:space="preserve">for neurological and neurodiverse </w:t>
      </w:r>
      <w:r w:rsidR="00E94515">
        <w:rPr>
          <w:rStyle w:val="Strong"/>
          <w:b w:val="0"/>
          <w:bCs w:val="0"/>
          <w:color w:val="000000" w:themeColor="text1"/>
        </w:rPr>
        <w:t>individuals. It</w:t>
      </w:r>
      <w:r w:rsidR="00D73F30">
        <w:rPr>
          <w:rStyle w:val="Strong"/>
          <w:b w:val="0"/>
          <w:bCs w:val="0"/>
          <w:color w:val="000000" w:themeColor="text1"/>
        </w:rPr>
        <w:t xml:space="preserve"> is a privacy first architecture</w:t>
      </w:r>
      <w:r w:rsidR="00413131">
        <w:rPr>
          <w:rStyle w:val="Strong"/>
          <w:b w:val="0"/>
          <w:bCs w:val="0"/>
          <w:color w:val="000000" w:themeColor="text1"/>
        </w:rPr>
        <w:t xml:space="preserve">, it is fully offline </w:t>
      </w:r>
      <w:r w:rsidR="00E94515">
        <w:rPr>
          <w:rStyle w:val="Strong"/>
          <w:b w:val="0"/>
          <w:bCs w:val="0"/>
          <w:color w:val="000000" w:themeColor="text1"/>
        </w:rPr>
        <w:t xml:space="preserve">capable architecture </w:t>
      </w:r>
      <w:r w:rsidR="00413131">
        <w:rPr>
          <w:rStyle w:val="Strong"/>
          <w:b w:val="0"/>
          <w:bCs w:val="0"/>
          <w:color w:val="000000" w:themeColor="text1"/>
        </w:rPr>
        <w:t xml:space="preserve">that includes operations like speech processing, emotion detection, language generation </w:t>
      </w:r>
      <w:r w:rsidR="00E94515">
        <w:rPr>
          <w:rStyle w:val="Strong"/>
          <w:b w:val="0"/>
          <w:bCs w:val="0"/>
          <w:color w:val="000000" w:themeColor="text1"/>
        </w:rPr>
        <w:t>run locally.</w:t>
      </w:r>
      <w:r w:rsidR="007545D8">
        <w:rPr>
          <w:rStyle w:val="Strong"/>
          <w:b w:val="0"/>
          <w:bCs w:val="0"/>
          <w:color w:val="000000" w:themeColor="text1"/>
        </w:rPr>
        <w:t xml:space="preserve"> Unlike </w:t>
      </w:r>
      <w:r w:rsidR="00031BF0">
        <w:rPr>
          <w:rStyle w:val="Strong"/>
          <w:b w:val="0"/>
          <w:bCs w:val="0"/>
          <w:color w:val="000000" w:themeColor="text1"/>
        </w:rPr>
        <w:t xml:space="preserve">other modern conversational agentic AI systems that depends on unpredictive generative reasoning, NeuroDott </w:t>
      </w:r>
      <w:r w:rsidR="00344AAC">
        <w:rPr>
          <w:rStyle w:val="Strong"/>
          <w:b w:val="0"/>
          <w:bCs w:val="0"/>
          <w:color w:val="000000" w:themeColor="text1"/>
        </w:rPr>
        <w:t xml:space="preserve">separates decision-making from language generation. It does not make </w:t>
      </w:r>
      <w:r w:rsidR="0085009B">
        <w:rPr>
          <w:rStyle w:val="Strong"/>
          <w:b w:val="0"/>
          <w:bCs w:val="0"/>
          <w:color w:val="000000" w:themeColor="text1"/>
        </w:rPr>
        <w:t>decisions;</w:t>
      </w:r>
      <w:r w:rsidR="00344AAC">
        <w:rPr>
          <w:rStyle w:val="Strong"/>
          <w:b w:val="0"/>
          <w:bCs w:val="0"/>
          <w:color w:val="000000" w:themeColor="text1"/>
        </w:rPr>
        <w:t xml:space="preserve"> it generates natural language that depends on deterministic </w:t>
      </w:r>
      <w:r w:rsidR="002F37BA">
        <w:rPr>
          <w:rStyle w:val="Strong"/>
          <w:b w:val="0"/>
          <w:bCs w:val="0"/>
          <w:color w:val="000000" w:themeColor="text1"/>
        </w:rPr>
        <w:t>rule which is more predictable than other modern AI system.</w:t>
      </w:r>
      <w:r w:rsidR="00E21160">
        <w:rPr>
          <w:rStyle w:val="Strong"/>
          <w:b w:val="0"/>
          <w:bCs w:val="0"/>
          <w:color w:val="000000" w:themeColor="text1"/>
        </w:rPr>
        <w:t xml:space="preserve"> It can dynamically </w:t>
      </w:r>
      <w:proofErr w:type="gramStart"/>
      <w:r w:rsidR="00E21160">
        <w:rPr>
          <w:rStyle w:val="Strong"/>
          <w:b w:val="0"/>
          <w:bCs w:val="0"/>
          <w:color w:val="000000" w:themeColor="text1"/>
        </w:rPr>
        <w:t>adapts</w:t>
      </w:r>
      <w:proofErr w:type="gramEnd"/>
      <w:r w:rsidR="00E21160">
        <w:rPr>
          <w:rStyle w:val="Strong"/>
          <w:b w:val="0"/>
          <w:bCs w:val="0"/>
          <w:color w:val="000000" w:themeColor="text1"/>
        </w:rPr>
        <w:t xml:space="preserve"> </w:t>
      </w:r>
      <w:r w:rsidR="00530A4D">
        <w:rPr>
          <w:rStyle w:val="Strong"/>
          <w:b w:val="0"/>
          <w:bCs w:val="0"/>
          <w:color w:val="000000" w:themeColor="text1"/>
        </w:rPr>
        <w:t xml:space="preserve">difficulty and reinforcement strategies based on the child’s </w:t>
      </w:r>
      <w:r w:rsidR="0085009B">
        <w:rPr>
          <w:rStyle w:val="Strong"/>
          <w:b w:val="0"/>
          <w:bCs w:val="0"/>
          <w:color w:val="000000" w:themeColor="text1"/>
        </w:rPr>
        <w:t xml:space="preserve">engagement and emotional state </w:t>
      </w:r>
      <w:proofErr w:type="gramStart"/>
      <w:r w:rsidR="0085009B">
        <w:rPr>
          <w:rStyle w:val="Strong"/>
          <w:b w:val="0"/>
          <w:bCs w:val="0"/>
          <w:color w:val="000000" w:themeColor="text1"/>
        </w:rPr>
        <w:t>at the moment</w:t>
      </w:r>
      <w:proofErr w:type="gramEnd"/>
      <w:r w:rsidR="0085009B">
        <w:rPr>
          <w:rStyle w:val="Strong"/>
          <w:b w:val="0"/>
          <w:bCs w:val="0"/>
          <w:color w:val="000000" w:themeColor="text1"/>
        </w:rPr>
        <w:t xml:space="preserve">. </w:t>
      </w:r>
    </w:p>
    <w:p w14:paraId="28BCB95F" w14:textId="77777777" w:rsidR="00C6776C" w:rsidRDefault="00C6776C" w:rsidP="00C6776C">
      <w:pPr>
        <w:jc w:val="both"/>
        <w:rPr>
          <w:rStyle w:val="Strong"/>
          <w:b w:val="0"/>
          <w:bCs w:val="0"/>
          <w:color w:val="000000" w:themeColor="text1"/>
        </w:rPr>
      </w:pPr>
    </w:p>
    <w:p w14:paraId="4E346D2E" w14:textId="5F12E1AC" w:rsidR="00C6776C" w:rsidRDefault="00447B05" w:rsidP="00447B05">
      <w:pPr>
        <w:pStyle w:val="ListParagraph"/>
        <w:numPr>
          <w:ilvl w:val="0"/>
          <w:numId w:val="19"/>
        </w:numPr>
        <w:rPr>
          <w:rStyle w:val="Strong"/>
          <w:color w:val="000000" w:themeColor="text1"/>
        </w:rPr>
      </w:pPr>
      <w:r w:rsidRPr="00447B05">
        <w:rPr>
          <w:rStyle w:val="Strong"/>
          <w:color w:val="000000" w:themeColor="text1"/>
        </w:rPr>
        <w:t>REFERENCES</w:t>
      </w:r>
    </w:p>
    <w:p w14:paraId="46D3F070" w14:textId="77777777" w:rsidR="009453EB" w:rsidRPr="004967B0" w:rsidRDefault="009453EB" w:rsidP="00330C10">
      <w:pPr>
        <w:jc w:val="left"/>
        <w:rPr>
          <w:rStyle w:val="Strong"/>
          <w:b w:val="0"/>
          <w:bCs w:val="0"/>
          <w:color w:val="000000" w:themeColor="text1"/>
        </w:rPr>
      </w:pPr>
    </w:p>
    <w:p w14:paraId="7761332F" w14:textId="77777777" w:rsidR="00860844" w:rsidRDefault="00860844" w:rsidP="00346AB8">
      <w:pPr>
        <w:pStyle w:val="p1"/>
        <w:jc w:val="both"/>
        <w:rPr>
          <w:sz w:val="20"/>
          <w:szCs w:val="20"/>
        </w:rPr>
      </w:pPr>
      <w:r w:rsidRPr="00860844">
        <w:rPr>
          <w:sz w:val="20"/>
          <w:szCs w:val="20"/>
        </w:rPr>
        <w:t xml:space="preserve">[1] Scassellati, Brian, Henny Admoni, and Maja Mataric. “Robots for use in autism research.” </w:t>
      </w:r>
      <w:r w:rsidRPr="00860844">
        <w:rPr>
          <w:i/>
          <w:iCs/>
          <w:sz w:val="20"/>
          <w:szCs w:val="20"/>
        </w:rPr>
        <w:t>Annual Review of B</w:t>
      </w:r>
      <w:r>
        <w:rPr>
          <w:i/>
          <w:iCs/>
          <w:sz w:val="20"/>
          <w:szCs w:val="20"/>
        </w:rPr>
        <w:t>i</w:t>
      </w:r>
      <w:r w:rsidRPr="00860844">
        <w:rPr>
          <w:i/>
          <w:iCs/>
          <w:sz w:val="20"/>
          <w:szCs w:val="20"/>
        </w:rPr>
        <w:t>omedical Engineering</w:t>
      </w:r>
      <w:r w:rsidRPr="00860844">
        <w:rPr>
          <w:sz w:val="20"/>
          <w:szCs w:val="20"/>
        </w:rPr>
        <w:t xml:space="preserve"> 14 (2012): 275–294.</w:t>
      </w:r>
    </w:p>
    <w:p w14:paraId="3BFDF0E8" w14:textId="2293F62D" w:rsidR="00860844" w:rsidRPr="00860844" w:rsidRDefault="00860844" w:rsidP="00346AB8">
      <w:pPr>
        <w:pStyle w:val="p1"/>
        <w:jc w:val="both"/>
        <w:rPr>
          <w:sz w:val="20"/>
          <w:szCs w:val="20"/>
        </w:rPr>
      </w:pPr>
      <w:r w:rsidRPr="00860844">
        <w:rPr>
          <w:sz w:val="20"/>
          <w:szCs w:val="20"/>
        </w:rPr>
        <w:t xml:space="preserve">[2] Dautenhahn, Kerstin. “Socially intelligent robots: Dimensions of human–robot interaction.” </w:t>
      </w:r>
      <w:r w:rsidRPr="00860844">
        <w:rPr>
          <w:i/>
          <w:iCs/>
          <w:sz w:val="20"/>
          <w:szCs w:val="20"/>
        </w:rPr>
        <w:t>Philosophical Transactions of the Royal Society B</w:t>
      </w:r>
      <w:r w:rsidRPr="00860844">
        <w:rPr>
          <w:sz w:val="20"/>
          <w:szCs w:val="20"/>
        </w:rPr>
        <w:t xml:space="preserve"> 362, no. 1480 (2007): 679–704.</w:t>
      </w:r>
    </w:p>
    <w:p w14:paraId="310A30F2" w14:textId="55BD45E9" w:rsidR="00860844" w:rsidRPr="00860844" w:rsidRDefault="00860844" w:rsidP="00346AB8">
      <w:pPr>
        <w:pStyle w:val="p1"/>
        <w:jc w:val="both"/>
        <w:rPr>
          <w:sz w:val="20"/>
          <w:szCs w:val="20"/>
        </w:rPr>
      </w:pPr>
      <w:r w:rsidRPr="00860844">
        <w:rPr>
          <w:sz w:val="20"/>
          <w:szCs w:val="20"/>
        </w:rPr>
        <w:t xml:space="preserve">[3] Fitzpatrick, Kathleen K., Alison Darcy, and Molly </w:t>
      </w:r>
      <w:proofErr w:type="spellStart"/>
      <w:r w:rsidRPr="00860844">
        <w:rPr>
          <w:sz w:val="20"/>
          <w:szCs w:val="20"/>
        </w:rPr>
        <w:t>Vierhile</w:t>
      </w:r>
      <w:proofErr w:type="spellEnd"/>
      <w:r w:rsidRPr="00860844">
        <w:rPr>
          <w:sz w:val="20"/>
          <w:szCs w:val="20"/>
        </w:rPr>
        <w:t xml:space="preserve">. “Delivering cognitive behavior therapy to young adults with </w:t>
      </w:r>
      <w:r w:rsidRPr="00860844">
        <w:rPr>
          <w:sz w:val="20"/>
          <w:szCs w:val="20"/>
        </w:rPr>
        <w:t xml:space="preserve">symptoms of depression and anxiety using a fully automated conversational agent.” </w:t>
      </w:r>
      <w:r w:rsidRPr="00860844">
        <w:rPr>
          <w:i/>
          <w:iCs/>
          <w:sz w:val="20"/>
          <w:szCs w:val="20"/>
        </w:rPr>
        <w:t>JMIR Mental Health</w:t>
      </w:r>
      <w:r w:rsidRPr="00860844">
        <w:rPr>
          <w:sz w:val="20"/>
          <w:szCs w:val="20"/>
        </w:rPr>
        <w:t xml:space="preserve"> 4, no. 2 (2</w:t>
      </w:r>
      <w:r w:rsidR="008E3DAB">
        <w:rPr>
          <w:sz w:val="20"/>
          <w:szCs w:val="20"/>
        </w:rPr>
        <w:t>0</w:t>
      </w:r>
      <w:r w:rsidRPr="00860844">
        <w:rPr>
          <w:sz w:val="20"/>
          <w:szCs w:val="20"/>
        </w:rPr>
        <w:t>17): e19.</w:t>
      </w:r>
    </w:p>
    <w:p w14:paraId="18D3C3EC" w14:textId="72367ADA" w:rsidR="00860844" w:rsidRPr="00860844" w:rsidRDefault="00860844" w:rsidP="00346AB8">
      <w:pPr>
        <w:pStyle w:val="p1"/>
        <w:jc w:val="both"/>
        <w:rPr>
          <w:sz w:val="20"/>
          <w:szCs w:val="20"/>
        </w:rPr>
      </w:pPr>
      <w:r w:rsidRPr="00860844">
        <w:rPr>
          <w:sz w:val="20"/>
          <w:szCs w:val="20"/>
        </w:rPr>
        <w:t xml:space="preserve">[4] Radford, Alec, Jong Wook Kim, Tao Xu, Greg Brockman, Christine McLeavey, and Ilya Sutskever. “Robust speech recognition via large-scale weak supervision.” In </w:t>
      </w:r>
      <w:r w:rsidRPr="00860844">
        <w:rPr>
          <w:i/>
          <w:iCs/>
          <w:sz w:val="20"/>
          <w:szCs w:val="20"/>
        </w:rPr>
        <w:t>International Conference on Machine Learning</w:t>
      </w:r>
      <w:r w:rsidRPr="00860844">
        <w:rPr>
          <w:sz w:val="20"/>
          <w:szCs w:val="20"/>
        </w:rPr>
        <w:t>, 2023</w:t>
      </w:r>
    </w:p>
    <w:p w14:paraId="730F5179" w14:textId="1F8577F6" w:rsidR="00860844" w:rsidRPr="00860844" w:rsidRDefault="00860844" w:rsidP="00346AB8">
      <w:pPr>
        <w:pStyle w:val="p1"/>
        <w:jc w:val="both"/>
        <w:rPr>
          <w:sz w:val="20"/>
          <w:szCs w:val="20"/>
        </w:rPr>
      </w:pPr>
      <w:r w:rsidRPr="00860844">
        <w:rPr>
          <w:sz w:val="20"/>
          <w:szCs w:val="20"/>
        </w:rPr>
        <w:t xml:space="preserve">[5] </w:t>
      </w:r>
      <w:proofErr w:type="spellStart"/>
      <w:r w:rsidRPr="00860844">
        <w:rPr>
          <w:sz w:val="20"/>
          <w:szCs w:val="20"/>
        </w:rPr>
        <w:t>Lugaresi</w:t>
      </w:r>
      <w:proofErr w:type="spellEnd"/>
      <w:r w:rsidRPr="00860844">
        <w:rPr>
          <w:sz w:val="20"/>
          <w:szCs w:val="20"/>
        </w:rPr>
        <w:t xml:space="preserve">, Camillo, </w:t>
      </w:r>
      <w:proofErr w:type="spellStart"/>
      <w:r w:rsidRPr="00860844">
        <w:rPr>
          <w:sz w:val="20"/>
          <w:szCs w:val="20"/>
        </w:rPr>
        <w:t>Jiuqiang</w:t>
      </w:r>
      <w:proofErr w:type="spellEnd"/>
      <w:r w:rsidRPr="00860844">
        <w:rPr>
          <w:sz w:val="20"/>
          <w:szCs w:val="20"/>
        </w:rPr>
        <w:t xml:space="preserve"> Tang, Hadon Nash, Chris McClanahan, Esha </w:t>
      </w:r>
      <w:proofErr w:type="spellStart"/>
      <w:r w:rsidRPr="00860844">
        <w:rPr>
          <w:sz w:val="20"/>
          <w:szCs w:val="20"/>
        </w:rPr>
        <w:t>Uboweja</w:t>
      </w:r>
      <w:proofErr w:type="spellEnd"/>
      <w:r w:rsidRPr="00860844">
        <w:rPr>
          <w:sz w:val="20"/>
          <w:szCs w:val="20"/>
        </w:rPr>
        <w:t xml:space="preserve">, Michael Hays, Fan Zhang, Chuo-Ling Chang, Ming Yong, </w:t>
      </w:r>
      <w:proofErr w:type="spellStart"/>
      <w:r w:rsidRPr="00860844">
        <w:rPr>
          <w:sz w:val="20"/>
          <w:szCs w:val="20"/>
        </w:rPr>
        <w:t>Juhyun</w:t>
      </w:r>
      <w:proofErr w:type="spellEnd"/>
      <w:r w:rsidRPr="00860844">
        <w:rPr>
          <w:sz w:val="20"/>
          <w:szCs w:val="20"/>
        </w:rPr>
        <w:t xml:space="preserve"> Lee, and Matthias Grundmann. “</w:t>
      </w:r>
      <w:proofErr w:type="spellStart"/>
      <w:r w:rsidRPr="00860844">
        <w:rPr>
          <w:sz w:val="20"/>
          <w:szCs w:val="20"/>
        </w:rPr>
        <w:t>MediaPipe</w:t>
      </w:r>
      <w:proofErr w:type="spellEnd"/>
      <w:r w:rsidRPr="00860844">
        <w:rPr>
          <w:sz w:val="20"/>
          <w:szCs w:val="20"/>
        </w:rPr>
        <w:t xml:space="preserve">: A framework for building perception pipelines.” In </w:t>
      </w:r>
      <w:r w:rsidRPr="00860844">
        <w:rPr>
          <w:i/>
          <w:iCs/>
          <w:sz w:val="20"/>
          <w:szCs w:val="20"/>
        </w:rPr>
        <w:t>Proceedings of the IEEE/CVF Conference on Computer Vision and Pattern Recognition Workshops</w:t>
      </w:r>
      <w:r w:rsidRPr="00860844">
        <w:rPr>
          <w:sz w:val="20"/>
          <w:szCs w:val="20"/>
        </w:rPr>
        <w:t>, 2019.</w:t>
      </w:r>
    </w:p>
    <w:p w14:paraId="26BE069D" w14:textId="25AC1D12" w:rsidR="00860844" w:rsidRPr="00860844" w:rsidRDefault="00860844" w:rsidP="00346AB8">
      <w:pPr>
        <w:pStyle w:val="p1"/>
        <w:jc w:val="both"/>
        <w:rPr>
          <w:sz w:val="20"/>
          <w:szCs w:val="20"/>
        </w:rPr>
      </w:pPr>
      <w:r w:rsidRPr="00860844">
        <w:rPr>
          <w:sz w:val="20"/>
          <w:szCs w:val="20"/>
        </w:rPr>
        <w:t xml:space="preserve">[6] </w:t>
      </w:r>
      <w:proofErr w:type="spellStart"/>
      <w:r w:rsidRPr="00860844">
        <w:rPr>
          <w:sz w:val="20"/>
          <w:szCs w:val="20"/>
        </w:rPr>
        <w:t>Jocher</w:t>
      </w:r>
      <w:proofErr w:type="spellEnd"/>
      <w:r w:rsidRPr="00860844">
        <w:rPr>
          <w:sz w:val="20"/>
          <w:szCs w:val="20"/>
        </w:rPr>
        <w:t>, Glenn, Ayush Chaurasia, and Jing Qiu. “</w:t>
      </w:r>
      <w:proofErr w:type="spellStart"/>
      <w:r w:rsidRPr="00860844">
        <w:rPr>
          <w:sz w:val="20"/>
          <w:szCs w:val="20"/>
        </w:rPr>
        <w:t>Ultralytics</w:t>
      </w:r>
      <w:proofErr w:type="spellEnd"/>
      <w:r w:rsidRPr="00860844">
        <w:rPr>
          <w:sz w:val="20"/>
          <w:szCs w:val="20"/>
        </w:rPr>
        <w:t xml:space="preserve"> YOLOv8.” </w:t>
      </w:r>
      <w:proofErr w:type="spellStart"/>
      <w:r w:rsidRPr="00860844">
        <w:rPr>
          <w:i/>
          <w:iCs/>
          <w:sz w:val="20"/>
          <w:szCs w:val="20"/>
        </w:rPr>
        <w:t>Ultralytics</w:t>
      </w:r>
      <w:proofErr w:type="spellEnd"/>
      <w:r w:rsidRPr="00860844">
        <w:rPr>
          <w:i/>
          <w:iCs/>
          <w:sz w:val="20"/>
          <w:szCs w:val="20"/>
        </w:rPr>
        <w:t xml:space="preserve"> Documentation</w:t>
      </w:r>
      <w:r w:rsidRPr="00860844">
        <w:rPr>
          <w:sz w:val="20"/>
          <w:szCs w:val="20"/>
        </w:rPr>
        <w:t>, 2023.</w:t>
      </w:r>
    </w:p>
    <w:p w14:paraId="08DC4BE0" w14:textId="6D57E9D4" w:rsidR="00860844" w:rsidRPr="00860844" w:rsidRDefault="00860844" w:rsidP="00346AB8">
      <w:pPr>
        <w:pStyle w:val="p1"/>
        <w:jc w:val="both"/>
        <w:rPr>
          <w:sz w:val="20"/>
          <w:szCs w:val="20"/>
        </w:rPr>
      </w:pPr>
      <w:r w:rsidRPr="00860844">
        <w:rPr>
          <w:sz w:val="20"/>
          <w:szCs w:val="20"/>
        </w:rPr>
        <w:t xml:space="preserve">[7] Picard, Rosalind. </w:t>
      </w:r>
      <w:r w:rsidRPr="00860844">
        <w:rPr>
          <w:i/>
          <w:iCs/>
          <w:sz w:val="20"/>
          <w:szCs w:val="20"/>
        </w:rPr>
        <w:t>Affective Computing</w:t>
      </w:r>
      <w:r w:rsidRPr="00860844">
        <w:rPr>
          <w:sz w:val="20"/>
          <w:szCs w:val="20"/>
        </w:rPr>
        <w:t>. Cambridge, MA: MIT Press, 1997.</w:t>
      </w:r>
    </w:p>
    <w:p w14:paraId="6797E649" w14:textId="6F9CB846" w:rsidR="00860844" w:rsidRPr="00860844" w:rsidRDefault="00860844" w:rsidP="00346AB8">
      <w:pPr>
        <w:pStyle w:val="p1"/>
        <w:jc w:val="both"/>
        <w:rPr>
          <w:sz w:val="20"/>
          <w:szCs w:val="20"/>
        </w:rPr>
      </w:pPr>
      <w:r w:rsidRPr="00860844">
        <w:rPr>
          <w:sz w:val="20"/>
          <w:szCs w:val="20"/>
        </w:rPr>
        <w:t xml:space="preserve">[8] Calvo, Rafael A., and Sidney D’Mello. “Affect detection: An interdisciplinary review of models, methods, and applications.” </w:t>
      </w:r>
      <w:r w:rsidRPr="00860844">
        <w:rPr>
          <w:i/>
          <w:iCs/>
          <w:sz w:val="20"/>
          <w:szCs w:val="20"/>
        </w:rPr>
        <w:t>IEEE Transactions on Affective Computing</w:t>
      </w:r>
      <w:r w:rsidRPr="00860844">
        <w:rPr>
          <w:sz w:val="20"/>
          <w:szCs w:val="20"/>
        </w:rPr>
        <w:t xml:space="preserve"> 1, no. 1 (2010): 18–37.</w:t>
      </w:r>
    </w:p>
    <w:p w14:paraId="13E00427" w14:textId="64332BBD" w:rsidR="00860844" w:rsidRPr="00860844" w:rsidRDefault="00860844" w:rsidP="00346AB8">
      <w:pPr>
        <w:pStyle w:val="p1"/>
        <w:jc w:val="both"/>
        <w:rPr>
          <w:sz w:val="20"/>
          <w:szCs w:val="20"/>
        </w:rPr>
      </w:pPr>
      <w:r w:rsidRPr="00860844">
        <w:rPr>
          <w:sz w:val="20"/>
          <w:szCs w:val="20"/>
        </w:rPr>
        <w:t xml:space="preserve">[9] </w:t>
      </w:r>
      <w:proofErr w:type="spellStart"/>
      <w:r w:rsidRPr="00860844">
        <w:rPr>
          <w:sz w:val="20"/>
          <w:szCs w:val="20"/>
        </w:rPr>
        <w:t>Baltrušaitis</w:t>
      </w:r>
      <w:proofErr w:type="spellEnd"/>
      <w:r w:rsidRPr="00860844">
        <w:rPr>
          <w:sz w:val="20"/>
          <w:szCs w:val="20"/>
        </w:rPr>
        <w:t xml:space="preserve">, Tadas, Chaitanya Ahuja, and Louis-Philippe Morency. “Multimodal machine learning: A survey and taxonomy.” </w:t>
      </w:r>
      <w:r w:rsidRPr="00860844">
        <w:rPr>
          <w:i/>
          <w:iCs/>
          <w:sz w:val="20"/>
          <w:szCs w:val="20"/>
        </w:rPr>
        <w:t>IEEE Transactions on Pattern Analysis and Machine Intelligence</w:t>
      </w:r>
      <w:r w:rsidRPr="00860844">
        <w:rPr>
          <w:sz w:val="20"/>
          <w:szCs w:val="20"/>
        </w:rPr>
        <w:t xml:space="preserve"> 41, no. 2 (2019): 423–443.</w:t>
      </w:r>
    </w:p>
    <w:p w14:paraId="2B528F01" w14:textId="3B12A36B" w:rsidR="00860844" w:rsidRPr="00860844" w:rsidRDefault="00860844" w:rsidP="00346AB8">
      <w:pPr>
        <w:pStyle w:val="p1"/>
        <w:jc w:val="both"/>
        <w:rPr>
          <w:sz w:val="20"/>
          <w:szCs w:val="20"/>
        </w:rPr>
      </w:pPr>
      <w:r w:rsidRPr="00860844">
        <w:rPr>
          <w:sz w:val="20"/>
          <w:szCs w:val="20"/>
        </w:rPr>
        <w:t xml:space="preserve">[10] Brooke, John. “SUS: A quick and dirty usability scale.” In </w:t>
      </w:r>
      <w:r w:rsidRPr="00860844">
        <w:rPr>
          <w:i/>
          <w:iCs/>
          <w:sz w:val="20"/>
          <w:szCs w:val="20"/>
        </w:rPr>
        <w:t>Usability Evaluation in Industry</w:t>
      </w:r>
      <w:r w:rsidRPr="00860844">
        <w:rPr>
          <w:sz w:val="20"/>
          <w:szCs w:val="20"/>
        </w:rPr>
        <w:t>, edited by P. Jordan et al., 189–194. London: Taylor &amp; Francis, 1996.</w:t>
      </w:r>
    </w:p>
    <w:p w14:paraId="013C3138" w14:textId="481BB0E2" w:rsidR="00860844" w:rsidRPr="00860844" w:rsidRDefault="00860844" w:rsidP="00346AB8">
      <w:pPr>
        <w:pStyle w:val="p1"/>
        <w:jc w:val="both"/>
        <w:rPr>
          <w:sz w:val="20"/>
          <w:szCs w:val="20"/>
        </w:rPr>
      </w:pPr>
      <w:r w:rsidRPr="00860844">
        <w:rPr>
          <w:sz w:val="20"/>
          <w:szCs w:val="20"/>
        </w:rPr>
        <w:t xml:space="preserve">[11] </w:t>
      </w:r>
      <w:proofErr w:type="spellStart"/>
      <w:r w:rsidRPr="00860844">
        <w:rPr>
          <w:sz w:val="20"/>
          <w:szCs w:val="20"/>
        </w:rPr>
        <w:t>Satyanarayanan</w:t>
      </w:r>
      <w:proofErr w:type="spellEnd"/>
      <w:r w:rsidRPr="00860844">
        <w:rPr>
          <w:sz w:val="20"/>
          <w:szCs w:val="20"/>
        </w:rPr>
        <w:t xml:space="preserve">, Mahadev. “The emergence of edge computing.” </w:t>
      </w:r>
      <w:r w:rsidRPr="00860844">
        <w:rPr>
          <w:i/>
          <w:iCs/>
          <w:sz w:val="20"/>
          <w:szCs w:val="20"/>
        </w:rPr>
        <w:t>Computer</w:t>
      </w:r>
      <w:r w:rsidRPr="00860844">
        <w:rPr>
          <w:sz w:val="20"/>
          <w:szCs w:val="20"/>
        </w:rPr>
        <w:t xml:space="preserve"> 50, no. 1 (2017): 30–39.</w:t>
      </w:r>
    </w:p>
    <w:p w14:paraId="0A28040B" w14:textId="4B272797" w:rsidR="00860844" w:rsidRPr="00860844" w:rsidRDefault="00860844" w:rsidP="00346AB8">
      <w:pPr>
        <w:pStyle w:val="p1"/>
        <w:jc w:val="both"/>
        <w:rPr>
          <w:sz w:val="20"/>
          <w:szCs w:val="20"/>
        </w:rPr>
      </w:pPr>
      <w:r w:rsidRPr="00860844">
        <w:rPr>
          <w:sz w:val="20"/>
          <w:szCs w:val="20"/>
        </w:rPr>
        <w:t xml:space="preserve">[12] Wei, Jason, </w:t>
      </w:r>
      <w:proofErr w:type="spellStart"/>
      <w:r w:rsidRPr="00860844">
        <w:rPr>
          <w:sz w:val="20"/>
          <w:szCs w:val="20"/>
        </w:rPr>
        <w:t>Xuezhi</w:t>
      </w:r>
      <w:proofErr w:type="spellEnd"/>
      <w:r w:rsidRPr="00860844">
        <w:rPr>
          <w:sz w:val="20"/>
          <w:szCs w:val="20"/>
        </w:rPr>
        <w:t xml:space="preserve"> Wang, Dale Schuurmans, Maarten Bosma, Brian Ichter, Fei Xia, Ed Chi, Quoc Le, and Denny Zhou. “Chain-of-thought prompting elicits reasoning in large language models.” In </w:t>
      </w:r>
      <w:r w:rsidRPr="00860844">
        <w:rPr>
          <w:i/>
          <w:iCs/>
          <w:sz w:val="20"/>
          <w:szCs w:val="20"/>
        </w:rPr>
        <w:t>Advances in Neural Information Processing Systems (</w:t>
      </w:r>
      <w:proofErr w:type="spellStart"/>
      <w:r w:rsidRPr="00860844">
        <w:rPr>
          <w:i/>
          <w:iCs/>
          <w:sz w:val="20"/>
          <w:szCs w:val="20"/>
        </w:rPr>
        <w:t>NeurIPS</w:t>
      </w:r>
      <w:proofErr w:type="spellEnd"/>
      <w:r w:rsidRPr="00860844">
        <w:rPr>
          <w:i/>
          <w:iCs/>
          <w:sz w:val="20"/>
          <w:szCs w:val="20"/>
        </w:rPr>
        <w:t>)</w:t>
      </w:r>
      <w:r w:rsidRPr="00860844">
        <w:rPr>
          <w:sz w:val="20"/>
          <w:szCs w:val="20"/>
        </w:rPr>
        <w:t>, 2022.</w:t>
      </w:r>
    </w:p>
    <w:p w14:paraId="12D8D663" w14:textId="47499A16" w:rsidR="00860844" w:rsidRPr="00860844" w:rsidRDefault="00860844" w:rsidP="00346AB8">
      <w:pPr>
        <w:pStyle w:val="p1"/>
        <w:jc w:val="both"/>
        <w:rPr>
          <w:sz w:val="20"/>
          <w:szCs w:val="20"/>
        </w:rPr>
      </w:pPr>
      <w:r w:rsidRPr="00860844">
        <w:rPr>
          <w:sz w:val="20"/>
          <w:szCs w:val="20"/>
        </w:rPr>
        <w:t xml:space="preserve">[13] Zhao, Ning, Ke Wang, Jiaxing Yang, </w:t>
      </w:r>
      <w:proofErr w:type="spellStart"/>
      <w:r w:rsidRPr="00860844">
        <w:rPr>
          <w:sz w:val="20"/>
          <w:szCs w:val="20"/>
        </w:rPr>
        <w:t>Fengkai</w:t>
      </w:r>
      <w:proofErr w:type="spellEnd"/>
      <w:r w:rsidRPr="00860844">
        <w:rPr>
          <w:sz w:val="20"/>
          <w:szCs w:val="20"/>
        </w:rPr>
        <w:t xml:space="preserve"> Luan, Liping Yuan, and Hu Zhang. “</w:t>
      </w:r>
      <w:proofErr w:type="spellStart"/>
      <w:r w:rsidRPr="00860844">
        <w:rPr>
          <w:sz w:val="20"/>
          <w:szCs w:val="20"/>
        </w:rPr>
        <w:t>Cmca</w:t>
      </w:r>
      <w:proofErr w:type="spellEnd"/>
      <w:r w:rsidRPr="00860844">
        <w:rPr>
          <w:sz w:val="20"/>
          <w:szCs w:val="20"/>
        </w:rPr>
        <w:t xml:space="preserve">-yolo: A study on a real-time object detection model for parking lot surveillance imagery.” </w:t>
      </w:r>
      <w:r w:rsidRPr="00860844">
        <w:rPr>
          <w:i/>
          <w:iCs/>
          <w:sz w:val="20"/>
          <w:szCs w:val="20"/>
        </w:rPr>
        <w:t>Electronics</w:t>
      </w:r>
      <w:r w:rsidRPr="00860844">
        <w:rPr>
          <w:sz w:val="20"/>
          <w:szCs w:val="20"/>
        </w:rPr>
        <w:t xml:space="preserve"> 13, no. 8 (2024): 1557.</w:t>
      </w:r>
    </w:p>
    <w:p w14:paraId="19A3A9D8" w14:textId="0F5E1B57" w:rsidR="00860844" w:rsidRPr="00860844" w:rsidRDefault="00860844" w:rsidP="00346AB8">
      <w:pPr>
        <w:pStyle w:val="p1"/>
        <w:jc w:val="both"/>
        <w:rPr>
          <w:sz w:val="20"/>
          <w:szCs w:val="20"/>
        </w:rPr>
      </w:pPr>
      <w:r w:rsidRPr="00860844">
        <w:rPr>
          <w:sz w:val="20"/>
          <w:szCs w:val="20"/>
        </w:rPr>
        <w:t xml:space="preserve">[14] Nguyen, Duy-Linh, Xuan-Thuy Vo, Adri </w:t>
      </w:r>
      <w:proofErr w:type="spellStart"/>
      <w:r w:rsidRPr="00860844">
        <w:rPr>
          <w:sz w:val="20"/>
          <w:szCs w:val="20"/>
        </w:rPr>
        <w:t>Priadana</w:t>
      </w:r>
      <w:proofErr w:type="spellEnd"/>
      <w:r w:rsidRPr="00860844">
        <w:rPr>
          <w:sz w:val="20"/>
          <w:szCs w:val="20"/>
        </w:rPr>
        <w:t xml:space="preserve">, and Kang-Hyun Jo. “Car detection for smart parking systems based on improved YOLOv5.” </w:t>
      </w:r>
      <w:r w:rsidRPr="00860844">
        <w:rPr>
          <w:i/>
          <w:iCs/>
          <w:sz w:val="20"/>
          <w:szCs w:val="20"/>
        </w:rPr>
        <w:t>Vietnam Journal of Computer Science</w:t>
      </w:r>
      <w:r w:rsidRPr="00860844">
        <w:rPr>
          <w:sz w:val="20"/>
          <w:szCs w:val="20"/>
        </w:rPr>
        <w:t xml:space="preserve"> 11, no. 2 (2024): 195–209.</w:t>
      </w:r>
    </w:p>
    <w:p w14:paraId="36B770F3" w14:textId="77777777" w:rsidR="00860844" w:rsidRPr="00860844" w:rsidRDefault="00860844" w:rsidP="00346AB8">
      <w:pPr>
        <w:pStyle w:val="p1"/>
        <w:jc w:val="both"/>
        <w:rPr>
          <w:sz w:val="20"/>
          <w:szCs w:val="20"/>
        </w:rPr>
      </w:pPr>
      <w:r w:rsidRPr="00860844">
        <w:rPr>
          <w:sz w:val="20"/>
          <w:szCs w:val="20"/>
        </w:rPr>
        <w:lastRenderedPageBreak/>
        <w:t xml:space="preserve">[15] Alotaibi, Jamal. “Secure and federated vision-based parking management using a hybrid deep learning and privacy-preserving framework for smart cities.” </w:t>
      </w:r>
      <w:r w:rsidRPr="00860844">
        <w:rPr>
          <w:i/>
          <w:iCs/>
          <w:sz w:val="20"/>
          <w:szCs w:val="20"/>
        </w:rPr>
        <w:t>Computing</w:t>
      </w:r>
      <w:r w:rsidRPr="00860844">
        <w:rPr>
          <w:sz w:val="20"/>
          <w:szCs w:val="20"/>
        </w:rPr>
        <w:t xml:space="preserve"> 108, no. 1 (2026): 12.</w:t>
      </w:r>
    </w:p>
    <w:p w14:paraId="1E241C50" w14:textId="77777777" w:rsidR="00BC0173" w:rsidRPr="004967B0" w:rsidRDefault="00BC0173" w:rsidP="00346AB8">
      <w:pPr>
        <w:jc w:val="both"/>
        <w:rPr>
          <w:rStyle w:val="Strong"/>
          <w:b w:val="0"/>
          <w:bCs w:val="0"/>
          <w:color w:val="000000" w:themeColor="text1"/>
        </w:rPr>
      </w:pPr>
    </w:p>
    <w:p w14:paraId="0A8032C7" w14:textId="77777777" w:rsidR="00BC0173" w:rsidRPr="004967B0" w:rsidRDefault="00BC0173" w:rsidP="00346AB8">
      <w:pPr>
        <w:jc w:val="both"/>
        <w:rPr>
          <w:rStyle w:val="Strong"/>
          <w:b w:val="0"/>
          <w:bCs w:val="0"/>
          <w:color w:val="000000" w:themeColor="text1"/>
        </w:rPr>
      </w:pPr>
    </w:p>
    <w:p w14:paraId="01B210AF" w14:textId="77777777" w:rsidR="00863E3A" w:rsidRPr="004967B0" w:rsidRDefault="00863E3A" w:rsidP="00863E3A">
      <w:pPr>
        <w:jc w:val="both"/>
        <w:rPr>
          <w:lang w:val="en-AU"/>
        </w:rPr>
      </w:pPr>
    </w:p>
    <w:sectPr w:rsidR="00863E3A" w:rsidRPr="004967B0">
      <w:headerReference w:type="default" r:id="rId16"/>
      <w:footerReference w:type="default" r:id="rId17"/>
      <w:type w:val="continuous"/>
      <w:pgSz w:w="12240" w:h="15840"/>
      <w:pgMar w:top="1080" w:right="893" w:bottom="1440" w:left="893" w:header="720" w:footer="720" w:gutter="0"/>
      <w:cols w:num="2" w:space="36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8E5AA" w14:textId="77777777" w:rsidR="00C92817" w:rsidRDefault="00C92817">
      <w:r>
        <w:separator/>
      </w:r>
    </w:p>
  </w:endnote>
  <w:endnote w:type="continuationSeparator" w:id="0">
    <w:p w14:paraId="04D18293" w14:textId="77777777" w:rsidR="00C92817" w:rsidRDefault="00C92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2248"/>
      <w:gridCol w:w="8206"/>
    </w:tblGrid>
    <w:tr w:rsidR="00FF4DDE" w14:paraId="0409E75D" w14:textId="77777777">
      <w:tc>
        <w:tcPr>
          <w:tcW w:w="2268" w:type="dxa"/>
        </w:tcPr>
        <w:p w14:paraId="4672C2F0" w14:textId="77777777" w:rsidR="003052CE" w:rsidRDefault="00000000">
          <w:pPr>
            <w:pStyle w:val="Footer"/>
            <w:ind w:firstLine="198"/>
            <w:rPr>
              <w:rFonts w:eastAsia="Times New Roman"/>
              <w:b/>
              <w:i/>
              <w:sz w:val="18"/>
              <w:szCs w:val="18"/>
            </w:rPr>
          </w:pPr>
          <w:r>
            <w:rPr>
              <w:rFonts w:eastAsia="Times New Roman"/>
              <w:b/>
              <w:i/>
              <w:sz w:val="18"/>
              <w:szCs w:val="18"/>
            </w:rPr>
            <w:t>www.etasr.com</w:t>
          </w:r>
        </w:p>
      </w:tc>
      <w:tc>
        <w:tcPr>
          <w:tcW w:w="8402" w:type="dxa"/>
        </w:tcPr>
        <w:p w14:paraId="3BAD57B1" w14:textId="77777777" w:rsidR="003052CE" w:rsidRDefault="00000000">
          <w:pPr>
            <w:pStyle w:val="Footer"/>
            <w:ind w:firstLine="198"/>
            <w:jc w:val="right"/>
            <w:rPr>
              <w:rFonts w:eastAsia="Times New Roman"/>
              <w:b/>
              <w:i/>
              <w:sz w:val="18"/>
              <w:szCs w:val="18"/>
            </w:rPr>
          </w:pPr>
          <w:r>
            <w:rPr>
              <w:rFonts w:eastAsia="Times New Roman"/>
              <w:b/>
              <w:i/>
              <w:sz w:val="18"/>
              <w:szCs w:val="18"/>
            </w:rPr>
            <w:t>DO NOT ALTER HEADER &amp; FOOTER. THEY WILL BE COMPLETED DURING EDITING</w:t>
          </w:r>
        </w:p>
      </w:tc>
    </w:tr>
  </w:tbl>
  <w:p w14:paraId="0AFD87E5" w14:textId="77777777" w:rsidR="003052CE" w:rsidRDefault="00305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1E0" w:firstRow="1" w:lastRow="1" w:firstColumn="1" w:lastColumn="1" w:noHBand="0" w:noVBand="0"/>
    </w:tblPr>
    <w:tblGrid>
      <w:gridCol w:w="2248"/>
      <w:gridCol w:w="8206"/>
    </w:tblGrid>
    <w:tr w:rsidR="00FF4DDE" w14:paraId="1BF45926" w14:textId="77777777">
      <w:tc>
        <w:tcPr>
          <w:tcW w:w="2268" w:type="dxa"/>
        </w:tcPr>
        <w:p w14:paraId="3991C942" w14:textId="77777777" w:rsidR="003052CE" w:rsidRDefault="00000000">
          <w:pPr>
            <w:pStyle w:val="Footer"/>
            <w:ind w:firstLine="198"/>
            <w:rPr>
              <w:rFonts w:eastAsia="Times New Roman"/>
              <w:b/>
              <w:i/>
              <w:sz w:val="18"/>
              <w:szCs w:val="18"/>
            </w:rPr>
          </w:pPr>
          <w:r>
            <w:rPr>
              <w:rFonts w:eastAsia="Times New Roman"/>
              <w:b/>
              <w:i/>
              <w:sz w:val="18"/>
              <w:szCs w:val="18"/>
            </w:rPr>
            <w:t>www.etasr.com</w:t>
          </w:r>
        </w:p>
      </w:tc>
      <w:tc>
        <w:tcPr>
          <w:tcW w:w="8402" w:type="dxa"/>
        </w:tcPr>
        <w:p w14:paraId="28E2B2DC" w14:textId="77777777" w:rsidR="003052CE" w:rsidRDefault="00000000">
          <w:pPr>
            <w:pStyle w:val="Footer"/>
            <w:ind w:firstLine="198"/>
            <w:jc w:val="right"/>
            <w:rPr>
              <w:rFonts w:eastAsia="Times New Roman"/>
              <w:b/>
              <w:i/>
              <w:sz w:val="18"/>
              <w:szCs w:val="18"/>
            </w:rPr>
          </w:pPr>
          <w:r>
            <w:rPr>
              <w:rFonts w:eastAsia="Times New Roman"/>
              <w:b/>
              <w:i/>
              <w:sz w:val="18"/>
              <w:szCs w:val="18"/>
            </w:rPr>
            <w:t>DO NOT ALTER HEADER &amp; FOOTER. THEY WILL BE COMPLETED DURING EDITING</w:t>
          </w:r>
        </w:p>
      </w:tc>
    </w:tr>
  </w:tbl>
  <w:p w14:paraId="080CB544" w14:textId="77777777" w:rsidR="003052CE" w:rsidRDefault="003052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AF430" w14:textId="77777777" w:rsidR="00C92817" w:rsidRDefault="00C92817">
      <w:r>
        <w:separator/>
      </w:r>
    </w:p>
  </w:footnote>
  <w:footnote w:type="continuationSeparator" w:id="0">
    <w:p w14:paraId="7F532DB5" w14:textId="77777777" w:rsidR="00C92817" w:rsidRDefault="00C928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3" w:type="dxa"/>
      <w:tblBorders>
        <w:bottom w:val="single" w:sz="4" w:space="0" w:color="auto"/>
      </w:tblBorders>
      <w:tblLook w:val="01E0" w:firstRow="1" w:lastRow="1" w:firstColumn="1" w:lastColumn="1" w:noHBand="0" w:noVBand="0"/>
    </w:tblPr>
    <w:tblGrid>
      <w:gridCol w:w="5070"/>
      <w:gridCol w:w="3827"/>
      <w:gridCol w:w="1417"/>
      <w:gridCol w:w="709"/>
    </w:tblGrid>
    <w:tr w:rsidR="00B506E6" w14:paraId="05351398" w14:textId="77777777">
      <w:tc>
        <w:tcPr>
          <w:tcW w:w="5070" w:type="dxa"/>
        </w:tcPr>
        <w:p w14:paraId="32949E47" w14:textId="77777777" w:rsidR="003052CE" w:rsidRDefault="00000000">
          <w:pPr>
            <w:pStyle w:val="Header"/>
            <w:ind w:firstLine="284"/>
            <w:rPr>
              <w:rFonts w:eastAsia="Times New Roman"/>
              <w:sz w:val="16"/>
              <w:szCs w:val="16"/>
            </w:rPr>
          </w:pPr>
          <w:r>
            <w:rPr>
              <w:rFonts w:eastAsia="Times New Roman"/>
              <w:b/>
              <w:i/>
              <w:sz w:val="18"/>
              <w:szCs w:val="18"/>
            </w:rPr>
            <w:t>Engineering, Technology &amp; Applied Science Research</w:t>
          </w:r>
        </w:p>
      </w:tc>
      <w:tc>
        <w:tcPr>
          <w:tcW w:w="3827" w:type="dxa"/>
        </w:tcPr>
        <w:p w14:paraId="0A88D40D" w14:textId="77777777" w:rsidR="003052CE" w:rsidRDefault="00000000">
          <w:pPr>
            <w:pStyle w:val="Header"/>
            <w:ind w:firstLine="198"/>
            <w:rPr>
              <w:rFonts w:eastAsia="Times New Roman"/>
              <w:sz w:val="16"/>
              <w:szCs w:val="16"/>
            </w:rPr>
          </w:pPr>
          <w:r>
            <w:rPr>
              <w:rFonts w:eastAsia="Times New Roman"/>
              <w:b/>
              <w:i/>
              <w:sz w:val="18"/>
              <w:szCs w:val="18"/>
            </w:rPr>
            <w:t>Vol. XX, No. X, 20XX, XXXXX-XXXXX</w:t>
          </w:r>
        </w:p>
      </w:tc>
      <w:tc>
        <w:tcPr>
          <w:tcW w:w="1417" w:type="dxa"/>
        </w:tcPr>
        <w:p w14:paraId="3E3BAA6C" w14:textId="77777777" w:rsidR="003052CE" w:rsidRDefault="00000000">
          <w:pPr>
            <w:pStyle w:val="Header"/>
            <w:ind w:firstLine="198"/>
            <w:rPr>
              <w:rFonts w:eastAsia="Times New Roman"/>
              <w:sz w:val="16"/>
              <w:szCs w:val="16"/>
            </w:rPr>
          </w:pPr>
          <w:r>
            <w:rPr>
              <w:b/>
              <w:sz w:val="22"/>
              <w:szCs w:val="22"/>
            </w:rPr>
            <w:fldChar w:fldCharType="begin"/>
          </w:r>
          <w:r>
            <w:rPr>
              <w:b/>
              <w:sz w:val="22"/>
              <w:szCs w:val="22"/>
            </w:rPr>
            <w:instrText xml:space="preserve"> PAGE </w:instrText>
          </w:r>
          <w:r>
            <w:rPr>
              <w:rFonts w:eastAsia="Times New Roman"/>
              <w:b/>
              <w:sz w:val="22"/>
              <w:szCs w:val="22"/>
            </w:rPr>
            <w:fldChar w:fldCharType="separate"/>
          </w:r>
          <w:r>
            <w:rPr>
              <w:b/>
              <w:sz w:val="22"/>
              <w:szCs w:val="22"/>
            </w:rPr>
            <w:t>5</w:t>
          </w:r>
          <w:r>
            <w:rPr>
              <w:b/>
              <w:sz w:val="22"/>
              <w:szCs w:val="22"/>
            </w:rPr>
            <w:fldChar w:fldCharType="end"/>
          </w:r>
        </w:p>
      </w:tc>
      <w:tc>
        <w:tcPr>
          <w:tcW w:w="709" w:type="dxa"/>
        </w:tcPr>
        <w:p w14:paraId="1205D7D0" w14:textId="77777777" w:rsidR="003052CE" w:rsidRDefault="003052CE">
          <w:pPr>
            <w:pStyle w:val="Header"/>
            <w:ind w:firstLine="198"/>
            <w:rPr>
              <w:b/>
              <w:sz w:val="22"/>
              <w:szCs w:val="22"/>
            </w:rPr>
          </w:pPr>
        </w:p>
      </w:tc>
    </w:tr>
  </w:tbl>
  <w:p w14:paraId="603D5734" w14:textId="77777777" w:rsidR="003052CE" w:rsidRDefault="003052CE">
    <w:pPr>
      <w:pStyle w:val="Header"/>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023" w:type="dxa"/>
      <w:tblBorders>
        <w:bottom w:val="single" w:sz="4" w:space="0" w:color="auto"/>
      </w:tblBorders>
      <w:tblLook w:val="01E0" w:firstRow="1" w:lastRow="1" w:firstColumn="1" w:lastColumn="1" w:noHBand="0" w:noVBand="0"/>
    </w:tblPr>
    <w:tblGrid>
      <w:gridCol w:w="5070"/>
      <w:gridCol w:w="3827"/>
      <w:gridCol w:w="1417"/>
      <w:gridCol w:w="709"/>
    </w:tblGrid>
    <w:tr w:rsidR="00B506E6" w14:paraId="1F60D96C" w14:textId="77777777">
      <w:tc>
        <w:tcPr>
          <w:tcW w:w="5070" w:type="dxa"/>
        </w:tcPr>
        <w:p w14:paraId="7E8C8DC5" w14:textId="77777777" w:rsidR="003052CE" w:rsidRDefault="00000000">
          <w:pPr>
            <w:pStyle w:val="Header"/>
            <w:ind w:firstLine="284"/>
            <w:rPr>
              <w:rFonts w:eastAsia="Times New Roman"/>
              <w:sz w:val="16"/>
              <w:szCs w:val="16"/>
            </w:rPr>
          </w:pPr>
          <w:r>
            <w:rPr>
              <w:rFonts w:eastAsia="Times New Roman"/>
              <w:b/>
              <w:i/>
              <w:sz w:val="18"/>
              <w:szCs w:val="18"/>
            </w:rPr>
            <w:t>Engineering, Technology &amp; Applied Science Research</w:t>
          </w:r>
        </w:p>
      </w:tc>
      <w:tc>
        <w:tcPr>
          <w:tcW w:w="3827" w:type="dxa"/>
        </w:tcPr>
        <w:p w14:paraId="7127B9AC" w14:textId="77777777" w:rsidR="003052CE" w:rsidRDefault="00000000">
          <w:pPr>
            <w:pStyle w:val="Header"/>
            <w:ind w:firstLine="198"/>
            <w:rPr>
              <w:rFonts w:eastAsia="Times New Roman"/>
              <w:sz w:val="16"/>
              <w:szCs w:val="16"/>
            </w:rPr>
          </w:pPr>
          <w:r>
            <w:rPr>
              <w:rFonts w:eastAsia="Times New Roman"/>
              <w:b/>
              <w:i/>
              <w:sz w:val="18"/>
              <w:szCs w:val="18"/>
            </w:rPr>
            <w:t>Vol. XX, No. X, 20XX, XXXXX-XXXXX</w:t>
          </w:r>
        </w:p>
      </w:tc>
      <w:tc>
        <w:tcPr>
          <w:tcW w:w="1417" w:type="dxa"/>
        </w:tcPr>
        <w:p w14:paraId="1C0AE61C" w14:textId="77777777" w:rsidR="003052CE" w:rsidRDefault="00000000">
          <w:pPr>
            <w:pStyle w:val="Header"/>
            <w:ind w:firstLine="198"/>
            <w:rPr>
              <w:rFonts w:eastAsia="Times New Roman"/>
              <w:sz w:val="16"/>
              <w:szCs w:val="16"/>
            </w:rPr>
          </w:pPr>
          <w:r>
            <w:rPr>
              <w:b/>
              <w:sz w:val="22"/>
              <w:szCs w:val="22"/>
            </w:rPr>
            <w:fldChar w:fldCharType="begin"/>
          </w:r>
          <w:r>
            <w:rPr>
              <w:b/>
              <w:sz w:val="22"/>
              <w:szCs w:val="22"/>
            </w:rPr>
            <w:instrText xml:space="preserve"> PAGE </w:instrText>
          </w:r>
          <w:r>
            <w:rPr>
              <w:rFonts w:eastAsia="Times New Roman"/>
              <w:b/>
              <w:sz w:val="22"/>
              <w:szCs w:val="22"/>
            </w:rPr>
            <w:fldChar w:fldCharType="separate"/>
          </w:r>
          <w:r>
            <w:rPr>
              <w:b/>
              <w:sz w:val="22"/>
              <w:szCs w:val="22"/>
            </w:rPr>
            <w:t>5</w:t>
          </w:r>
          <w:r>
            <w:rPr>
              <w:b/>
              <w:sz w:val="22"/>
              <w:szCs w:val="22"/>
            </w:rPr>
            <w:fldChar w:fldCharType="end"/>
          </w:r>
        </w:p>
      </w:tc>
      <w:tc>
        <w:tcPr>
          <w:tcW w:w="709" w:type="dxa"/>
        </w:tcPr>
        <w:p w14:paraId="692A85EE" w14:textId="77777777" w:rsidR="003052CE" w:rsidRDefault="003052CE">
          <w:pPr>
            <w:pStyle w:val="Header"/>
            <w:ind w:firstLine="198"/>
            <w:rPr>
              <w:b/>
              <w:sz w:val="22"/>
              <w:szCs w:val="22"/>
            </w:rPr>
          </w:pPr>
        </w:p>
      </w:tc>
    </w:tr>
  </w:tbl>
  <w:p w14:paraId="6181D588" w14:textId="77777777" w:rsidR="003052CE" w:rsidRDefault="003052CE">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68A3"/>
    <w:multiLevelType w:val="multilevel"/>
    <w:tmpl w:val="1C8466E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0DE7B35"/>
    <w:multiLevelType w:val="hybridMultilevel"/>
    <w:tmpl w:val="C2F0F7C6"/>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616027"/>
    <w:multiLevelType w:val="hybridMultilevel"/>
    <w:tmpl w:val="FF1C7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EAE28A"/>
    <w:multiLevelType w:val="multilevel"/>
    <w:tmpl w:val="FFD2BCD4"/>
    <w:lvl w:ilvl="0">
      <w:start w:val="1"/>
      <w:numFmt w:val="bullet"/>
      <w:lvlText w:val="·"/>
      <w:lvlJc w:val="left"/>
      <w:pPr>
        <w:ind w:left="709" w:hanging="360"/>
      </w:pPr>
      <w:rPr>
        <w:rFonts w:ascii="Symbol" w:eastAsia="Symbol" w:hAnsi="Symbol" w:cs="Symbol" w:hint="default"/>
      </w:r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4" w15:restartNumberingAfterBreak="0">
    <w:nsid w:val="12D52526"/>
    <w:multiLevelType w:val="hybridMultilevel"/>
    <w:tmpl w:val="C67E65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B1849"/>
    <w:multiLevelType w:val="hybridMultilevel"/>
    <w:tmpl w:val="FF1C7BD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AD31E7"/>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6FE1FCF"/>
    <w:multiLevelType w:val="multilevel"/>
    <w:tmpl w:val="A2342D04"/>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28563850"/>
    <w:multiLevelType w:val="hybridMultilevel"/>
    <w:tmpl w:val="0D804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1DAFF5"/>
    <w:multiLevelType w:val="multilevel"/>
    <w:tmpl w:val="619E4EA0"/>
    <w:lvl w:ilvl="0">
      <w:start w:val="1"/>
      <w:numFmt w:val="upperRoman"/>
      <w:lvlText w:val="%1."/>
      <w:lvlJc w:val="righ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660336"/>
    <w:multiLevelType w:val="multilevel"/>
    <w:tmpl w:val="DDB4EFC6"/>
    <w:lvl w:ilvl="0">
      <w:start w:val="1"/>
      <w:numFmt w:val="bullet"/>
      <w:pStyle w:val="ETASR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456AB1"/>
    <w:multiLevelType w:val="hybridMultilevel"/>
    <w:tmpl w:val="D0E0E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6E6658"/>
    <w:multiLevelType w:val="hybridMultilevel"/>
    <w:tmpl w:val="25CC90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605BD"/>
    <w:multiLevelType w:val="hybridMultilevel"/>
    <w:tmpl w:val="842E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89603E"/>
    <w:multiLevelType w:val="multilevel"/>
    <w:tmpl w:val="5CD6FC3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vanish w:val="0"/>
        <w:color w:val="auto"/>
        <w:sz w:val="20"/>
        <w:szCs w:val="20"/>
        <w:vertAlign w:val="baseline"/>
      </w:rPr>
    </w:lvl>
    <w:lvl w:ilvl="2">
      <w:start w:val="1"/>
      <w:numFmt w:val="decimal"/>
      <w:pStyle w:val="Heading3"/>
      <w:lvlText w:val="%3)"/>
      <w:lvlJc w:val="left"/>
      <w:pPr>
        <w:tabs>
          <w:tab w:val="num" w:pos="2160"/>
        </w:tabs>
        <w:ind w:firstLine="180"/>
      </w:pPr>
      <w:rPr>
        <w:rFonts w:ascii="Times New Roman" w:hAnsi="Times New Roman" w:cs="Times New Roman" w:hint="default"/>
        <w:b w:val="0"/>
        <w:bCs w:val="0"/>
        <w:i/>
        <w:iCs/>
        <w:caps w:val="0"/>
        <w: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5" w15:restartNumberingAfterBreak="0">
    <w:nsid w:val="42660673"/>
    <w:multiLevelType w:val="hybridMultilevel"/>
    <w:tmpl w:val="1966D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B34CA"/>
    <w:multiLevelType w:val="multilevel"/>
    <w:tmpl w:val="AC98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21287"/>
    <w:multiLevelType w:val="multilevel"/>
    <w:tmpl w:val="288CECC2"/>
    <w:lvl w:ilvl="0">
      <w:start w:val="1"/>
      <w:numFmt w:val="decimal"/>
      <w:pStyle w:val="ETASRnumberedlist"/>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CA544A"/>
    <w:multiLevelType w:val="multilevel"/>
    <w:tmpl w:val="A02C39D2"/>
    <w:lvl w:ilvl="0">
      <w:start w:val="1"/>
      <w:numFmt w:val="decimal"/>
      <w:pStyle w:val="ETASRreferences"/>
      <w:lvlText w:val="[%1]"/>
      <w:lvlJc w:val="left"/>
      <w:pPr>
        <w:tabs>
          <w:tab w:val="num" w:pos="360"/>
        </w:tabs>
        <w:ind w:left="360" w:hanging="360"/>
      </w:pPr>
      <w:rPr>
        <w:rFonts w:ascii="Times New Roman" w:hAnsi="Times New Roman" w:cs="Times New Roman" w:hint="default"/>
        <w:b w:val="0"/>
        <w:bCs w:val="0"/>
        <w:i w:val="0"/>
        <w:iCs w:val="0"/>
        <w:sz w:val="16"/>
        <w:szCs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9" w15:restartNumberingAfterBreak="0">
    <w:nsid w:val="5C3A7773"/>
    <w:multiLevelType w:val="hybridMultilevel"/>
    <w:tmpl w:val="720A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50D8E5"/>
    <w:multiLevelType w:val="multilevel"/>
    <w:tmpl w:val="6546B25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68DA488E"/>
    <w:multiLevelType w:val="hybridMultilevel"/>
    <w:tmpl w:val="7B841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4E23D8"/>
    <w:multiLevelType w:val="multilevel"/>
    <w:tmpl w:val="BA001A0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6C402C58"/>
    <w:multiLevelType w:val="multilevel"/>
    <w:tmpl w:val="2D687B40"/>
    <w:lvl w:ilvl="0">
      <w:start w:val="1"/>
      <w:numFmt w:val="decimal"/>
      <w:pStyle w:val="ETASRfigurecaption"/>
      <w:lvlText w:val="Fig. %1. "/>
      <w:lvlJc w:val="left"/>
      <w:pPr>
        <w:tabs>
          <w:tab w:val="num" w:pos="720"/>
        </w:tabs>
        <w:ind w:left="0" w:firstLine="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15:restartNumberingAfterBreak="0">
    <w:nsid w:val="6F8C114F"/>
    <w:multiLevelType w:val="multilevel"/>
    <w:tmpl w:val="766CA158"/>
    <w:lvl w:ilvl="0">
      <w:start w:val="1"/>
      <w:numFmt w:val="upperRoman"/>
      <w:pStyle w:val="ETASRtablehead"/>
      <w:lvlText w:val="TABLE %1. "/>
      <w:lvlJc w:val="left"/>
      <w:pPr>
        <w:ind w:left="720" w:hanging="360"/>
      </w:pPr>
      <w:rPr>
        <w:rFonts w:ascii="Times New Roman" w:hAnsi="Times New Roman" w:cs="Times New Roman" w:hint="default"/>
        <w:b w:val="0"/>
        <w:bCs w:val="0"/>
        <w:i w:val="0"/>
        <w:iCs w:val="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04B5F50"/>
    <w:multiLevelType w:val="multilevel"/>
    <w:tmpl w:val="C2EC5FD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74791586"/>
    <w:multiLevelType w:val="hybridMultilevel"/>
    <w:tmpl w:val="4498F38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A2E7CA7"/>
    <w:multiLevelType w:val="hybridMultilevel"/>
    <w:tmpl w:val="CBB68A82"/>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num w:numId="1" w16cid:durableId="1979527063">
    <w:abstractNumId w:val="10"/>
  </w:num>
  <w:num w:numId="2" w16cid:durableId="1550453001">
    <w:abstractNumId w:val="23"/>
  </w:num>
  <w:num w:numId="3" w16cid:durableId="679937970">
    <w:abstractNumId w:val="7"/>
  </w:num>
  <w:num w:numId="4" w16cid:durableId="494879341">
    <w:abstractNumId w:val="14"/>
  </w:num>
  <w:num w:numId="5" w16cid:durableId="1450246748">
    <w:abstractNumId w:val="14"/>
  </w:num>
  <w:num w:numId="6" w16cid:durableId="578904699">
    <w:abstractNumId w:val="14"/>
  </w:num>
  <w:num w:numId="7" w16cid:durableId="1247422788">
    <w:abstractNumId w:val="14"/>
  </w:num>
  <w:num w:numId="8" w16cid:durableId="1199732667">
    <w:abstractNumId w:val="18"/>
  </w:num>
  <w:num w:numId="9" w16cid:durableId="1597783855">
    <w:abstractNumId w:val="17"/>
  </w:num>
  <w:num w:numId="10" w16cid:durableId="377314772">
    <w:abstractNumId w:val="24"/>
  </w:num>
  <w:num w:numId="11" w16cid:durableId="1543060161">
    <w:abstractNumId w:val="9"/>
  </w:num>
  <w:num w:numId="12" w16cid:durableId="1976328846">
    <w:abstractNumId w:val="9"/>
  </w:num>
  <w:num w:numId="13" w16cid:durableId="690257589">
    <w:abstractNumId w:val="9"/>
  </w:num>
  <w:num w:numId="14" w16cid:durableId="1244022999">
    <w:abstractNumId w:val="0"/>
  </w:num>
  <w:num w:numId="15" w16cid:durableId="1476752215">
    <w:abstractNumId w:val="3"/>
  </w:num>
  <w:num w:numId="16" w16cid:durableId="989747728">
    <w:abstractNumId w:val="22"/>
  </w:num>
  <w:num w:numId="17" w16cid:durableId="868833817">
    <w:abstractNumId w:val="20"/>
  </w:num>
  <w:num w:numId="18" w16cid:durableId="640891472">
    <w:abstractNumId w:val="25"/>
  </w:num>
  <w:num w:numId="19" w16cid:durableId="1925265141">
    <w:abstractNumId w:val="9"/>
  </w:num>
  <w:num w:numId="20" w16cid:durableId="25328919">
    <w:abstractNumId w:val="6"/>
  </w:num>
  <w:num w:numId="21" w16cid:durableId="2009167057">
    <w:abstractNumId w:val="12"/>
  </w:num>
  <w:num w:numId="22" w16cid:durableId="2111847315">
    <w:abstractNumId w:val="16"/>
  </w:num>
  <w:num w:numId="23" w16cid:durableId="1680161799">
    <w:abstractNumId w:val="26"/>
  </w:num>
  <w:num w:numId="24" w16cid:durableId="1711566320">
    <w:abstractNumId w:val="5"/>
  </w:num>
  <w:num w:numId="25" w16cid:durableId="293023425">
    <w:abstractNumId w:val="21"/>
  </w:num>
  <w:num w:numId="26" w16cid:durableId="1904023270">
    <w:abstractNumId w:val="1"/>
  </w:num>
  <w:num w:numId="27" w16cid:durableId="1941260422">
    <w:abstractNumId w:val="2"/>
  </w:num>
  <w:num w:numId="28" w16cid:durableId="1974557183">
    <w:abstractNumId w:val="19"/>
  </w:num>
  <w:num w:numId="29" w16cid:durableId="412236661">
    <w:abstractNumId w:val="13"/>
  </w:num>
  <w:num w:numId="30" w16cid:durableId="945186767">
    <w:abstractNumId w:val="11"/>
  </w:num>
  <w:num w:numId="31" w16cid:durableId="1888491767">
    <w:abstractNumId w:val="27"/>
  </w:num>
  <w:num w:numId="32" w16cid:durableId="185757723">
    <w:abstractNumId w:val="4"/>
  </w:num>
  <w:num w:numId="33" w16cid:durableId="1927492902">
    <w:abstractNumId w:val="8"/>
  </w:num>
  <w:num w:numId="34" w16cid:durableId="20149112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CE"/>
    <w:rsid w:val="00003E66"/>
    <w:rsid w:val="000110E6"/>
    <w:rsid w:val="00013FAE"/>
    <w:rsid w:val="00015888"/>
    <w:rsid w:val="0001689E"/>
    <w:rsid w:val="00017248"/>
    <w:rsid w:val="00031BF0"/>
    <w:rsid w:val="00034A64"/>
    <w:rsid w:val="0003619E"/>
    <w:rsid w:val="000378D7"/>
    <w:rsid w:val="00054CBE"/>
    <w:rsid w:val="00057F65"/>
    <w:rsid w:val="00066A47"/>
    <w:rsid w:val="000839A7"/>
    <w:rsid w:val="00092E6C"/>
    <w:rsid w:val="0009446E"/>
    <w:rsid w:val="00096F4C"/>
    <w:rsid w:val="000A0019"/>
    <w:rsid w:val="000A16AB"/>
    <w:rsid w:val="000A7E3F"/>
    <w:rsid w:val="000A7F76"/>
    <w:rsid w:val="000B36D5"/>
    <w:rsid w:val="000C6DF3"/>
    <w:rsid w:val="000C700B"/>
    <w:rsid w:val="000D3023"/>
    <w:rsid w:val="000F46CD"/>
    <w:rsid w:val="00111675"/>
    <w:rsid w:val="00116C85"/>
    <w:rsid w:val="00124FF5"/>
    <w:rsid w:val="0012615A"/>
    <w:rsid w:val="0012783E"/>
    <w:rsid w:val="0013208E"/>
    <w:rsid w:val="00134E4F"/>
    <w:rsid w:val="00152692"/>
    <w:rsid w:val="00155E33"/>
    <w:rsid w:val="001669D6"/>
    <w:rsid w:val="00170945"/>
    <w:rsid w:val="00171CB7"/>
    <w:rsid w:val="00195D98"/>
    <w:rsid w:val="00196A40"/>
    <w:rsid w:val="001A0CB7"/>
    <w:rsid w:val="001C5110"/>
    <w:rsid w:val="001E015C"/>
    <w:rsid w:val="001E64E0"/>
    <w:rsid w:val="001F51CF"/>
    <w:rsid w:val="00201758"/>
    <w:rsid w:val="002036C7"/>
    <w:rsid w:val="00211205"/>
    <w:rsid w:val="0021599E"/>
    <w:rsid w:val="0022324D"/>
    <w:rsid w:val="002269BE"/>
    <w:rsid w:val="00230F03"/>
    <w:rsid w:val="0023548C"/>
    <w:rsid w:val="00241509"/>
    <w:rsid w:val="0024635A"/>
    <w:rsid w:val="0025704F"/>
    <w:rsid w:val="002701F5"/>
    <w:rsid w:val="002779CA"/>
    <w:rsid w:val="00277C84"/>
    <w:rsid w:val="00281CC3"/>
    <w:rsid w:val="0028519C"/>
    <w:rsid w:val="002A46D8"/>
    <w:rsid w:val="002A7210"/>
    <w:rsid w:val="002C4E3A"/>
    <w:rsid w:val="002C7478"/>
    <w:rsid w:val="002E2921"/>
    <w:rsid w:val="002E5256"/>
    <w:rsid w:val="002F37BA"/>
    <w:rsid w:val="002F5416"/>
    <w:rsid w:val="002F56D1"/>
    <w:rsid w:val="003052CE"/>
    <w:rsid w:val="00307FD3"/>
    <w:rsid w:val="00314C03"/>
    <w:rsid w:val="003169A7"/>
    <w:rsid w:val="00323139"/>
    <w:rsid w:val="0032467F"/>
    <w:rsid w:val="003254C8"/>
    <w:rsid w:val="003275E4"/>
    <w:rsid w:val="00330C10"/>
    <w:rsid w:val="00340158"/>
    <w:rsid w:val="00344AAC"/>
    <w:rsid w:val="00346AB8"/>
    <w:rsid w:val="00350021"/>
    <w:rsid w:val="003520B9"/>
    <w:rsid w:val="00365A78"/>
    <w:rsid w:val="00367F37"/>
    <w:rsid w:val="003721E7"/>
    <w:rsid w:val="00386D16"/>
    <w:rsid w:val="00390B6A"/>
    <w:rsid w:val="00392E2F"/>
    <w:rsid w:val="00396E1D"/>
    <w:rsid w:val="003A46FA"/>
    <w:rsid w:val="003A7D55"/>
    <w:rsid w:val="003B3A30"/>
    <w:rsid w:val="003C1D92"/>
    <w:rsid w:val="003D2270"/>
    <w:rsid w:val="003D537B"/>
    <w:rsid w:val="003E4FDB"/>
    <w:rsid w:val="003F00C2"/>
    <w:rsid w:val="003F40FF"/>
    <w:rsid w:val="003F60B8"/>
    <w:rsid w:val="00413131"/>
    <w:rsid w:val="004163F8"/>
    <w:rsid w:val="0042313D"/>
    <w:rsid w:val="00431E0A"/>
    <w:rsid w:val="00436823"/>
    <w:rsid w:val="0044417F"/>
    <w:rsid w:val="00447B05"/>
    <w:rsid w:val="004608F7"/>
    <w:rsid w:val="00463D8E"/>
    <w:rsid w:val="00466013"/>
    <w:rsid w:val="00472368"/>
    <w:rsid w:val="00472EDB"/>
    <w:rsid w:val="004961BE"/>
    <w:rsid w:val="004967B0"/>
    <w:rsid w:val="004A526E"/>
    <w:rsid w:val="004A71D4"/>
    <w:rsid w:val="004B0518"/>
    <w:rsid w:val="004B172B"/>
    <w:rsid w:val="004C3545"/>
    <w:rsid w:val="004C5CCF"/>
    <w:rsid w:val="004D72E1"/>
    <w:rsid w:val="004E1EB8"/>
    <w:rsid w:val="00510AE9"/>
    <w:rsid w:val="00513B5A"/>
    <w:rsid w:val="005155B9"/>
    <w:rsid w:val="005215B3"/>
    <w:rsid w:val="00530A4D"/>
    <w:rsid w:val="00531E40"/>
    <w:rsid w:val="00551C4D"/>
    <w:rsid w:val="00566476"/>
    <w:rsid w:val="00566D1F"/>
    <w:rsid w:val="00567F15"/>
    <w:rsid w:val="0057105C"/>
    <w:rsid w:val="00572155"/>
    <w:rsid w:val="00575576"/>
    <w:rsid w:val="0058209D"/>
    <w:rsid w:val="00594CE7"/>
    <w:rsid w:val="005D346A"/>
    <w:rsid w:val="005E1CE9"/>
    <w:rsid w:val="005E7145"/>
    <w:rsid w:val="005E78EF"/>
    <w:rsid w:val="00610C84"/>
    <w:rsid w:val="006300C6"/>
    <w:rsid w:val="00637229"/>
    <w:rsid w:val="00651FED"/>
    <w:rsid w:val="0065710D"/>
    <w:rsid w:val="00666EB5"/>
    <w:rsid w:val="00681E92"/>
    <w:rsid w:val="006B18A2"/>
    <w:rsid w:val="006B39D7"/>
    <w:rsid w:val="006B60E5"/>
    <w:rsid w:val="006B713A"/>
    <w:rsid w:val="006C5B96"/>
    <w:rsid w:val="006C733B"/>
    <w:rsid w:val="006F1649"/>
    <w:rsid w:val="006F2925"/>
    <w:rsid w:val="006F5F5E"/>
    <w:rsid w:val="006F78C4"/>
    <w:rsid w:val="00716D6D"/>
    <w:rsid w:val="007222F5"/>
    <w:rsid w:val="00722CCE"/>
    <w:rsid w:val="00726033"/>
    <w:rsid w:val="00732690"/>
    <w:rsid w:val="0073381D"/>
    <w:rsid w:val="007348E6"/>
    <w:rsid w:val="007545D8"/>
    <w:rsid w:val="00763D18"/>
    <w:rsid w:val="00783255"/>
    <w:rsid w:val="00784BBA"/>
    <w:rsid w:val="007A1FBD"/>
    <w:rsid w:val="007A4101"/>
    <w:rsid w:val="007A7E34"/>
    <w:rsid w:val="007C4C42"/>
    <w:rsid w:val="007C6F70"/>
    <w:rsid w:val="007C72E6"/>
    <w:rsid w:val="007C7502"/>
    <w:rsid w:val="007D2750"/>
    <w:rsid w:val="007D339F"/>
    <w:rsid w:val="007D59C4"/>
    <w:rsid w:val="007D72D6"/>
    <w:rsid w:val="007D7B7D"/>
    <w:rsid w:val="007E50C0"/>
    <w:rsid w:val="007F7335"/>
    <w:rsid w:val="00826431"/>
    <w:rsid w:val="0083139F"/>
    <w:rsid w:val="00832D66"/>
    <w:rsid w:val="0083527C"/>
    <w:rsid w:val="008424F3"/>
    <w:rsid w:val="0084276C"/>
    <w:rsid w:val="0085009B"/>
    <w:rsid w:val="00860844"/>
    <w:rsid w:val="0086114E"/>
    <w:rsid w:val="00863E3A"/>
    <w:rsid w:val="00865A05"/>
    <w:rsid w:val="00872368"/>
    <w:rsid w:val="008766A4"/>
    <w:rsid w:val="00880653"/>
    <w:rsid w:val="008833ED"/>
    <w:rsid w:val="008A17D0"/>
    <w:rsid w:val="008A7339"/>
    <w:rsid w:val="008A78B0"/>
    <w:rsid w:val="008C1ECB"/>
    <w:rsid w:val="008C6E8F"/>
    <w:rsid w:val="008C7341"/>
    <w:rsid w:val="008E3DAB"/>
    <w:rsid w:val="008F0703"/>
    <w:rsid w:val="008F1DB0"/>
    <w:rsid w:val="008F30BE"/>
    <w:rsid w:val="008F444C"/>
    <w:rsid w:val="00906E26"/>
    <w:rsid w:val="009453EB"/>
    <w:rsid w:val="0094762B"/>
    <w:rsid w:val="009642F8"/>
    <w:rsid w:val="0096523F"/>
    <w:rsid w:val="00973B1D"/>
    <w:rsid w:val="00976979"/>
    <w:rsid w:val="00980F0D"/>
    <w:rsid w:val="00983A2D"/>
    <w:rsid w:val="00984B5C"/>
    <w:rsid w:val="00985833"/>
    <w:rsid w:val="009A46EA"/>
    <w:rsid w:val="009A7F23"/>
    <w:rsid w:val="009B1F12"/>
    <w:rsid w:val="009C27E5"/>
    <w:rsid w:val="009C3BD9"/>
    <w:rsid w:val="009D5108"/>
    <w:rsid w:val="009E09B1"/>
    <w:rsid w:val="009F02B6"/>
    <w:rsid w:val="009F15B4"/>
    <w:rsid w:val="009F7D59"/>
    <w:rsid w:val="00A05AC5"/>
    <w:rsid w:val="00A10F9C"/>
    <w:rsid w:val="00A21C86"/>
    <w:rsid w:val="00A24E2C"/>
    <w:rsid w:val="00A27337"/>
    <w:rsid w:val="00A343D6"/>
    <w:rsid w:val="00A3514B"/>
    <w:rsid w:val="00A50E7B"/>
    <w:rsid w:val="00A5483C"/>
    <w:rsid w:val="00A711AB"/>
    <w:rsid w:val="00A75E14"/>
    <w:rsid w:val="00A82CFF"/>
    <w:rsid w:val="00A93FCE"/>
    <w:rsid w:val="00AA507D"/>
    <w:rsid w:val="00AB22B7"/>
    <w:rsid w:val="00AD500B"/>
    <w:rsid w:val="00AD73E9"/>
    <w:rsid w:val="00AE0086"/>
    <w:rsid w:val="00AF10D6"/>
    <w:rsid w:val="00AF6CE3"/>
    <w:rsid w:val="00B1301F"/>
    <w:rsid w:val="00B13162"/>
    <w:rsid w:val="00B1776D"/>
    <w:rsid w:val="00B23D72"/>
    <w:rsid w:val="00B31003"/>
    <w:rsid w:val="00B314F3"/>
    <w:rsid w:val="00B33115"/>
    <w:rsid w:val="00B3385B"/>
    <w:rsid w:val="00B35A8F"/>
    <w:rsid w:val="00B44799"/>
    <w:rsid w:val="00B45B5F"/>
    <w:rsid w:val="00B464C4"/>
    <w:rsid w:val="00B506E6"/>
    <w:rsid w:val="00B51C12"/>
    <w:rsid w:val="00B54540"/>
    <w:rsid w:val="00B82C13"/>
    <w:rsid w:val="00B91E8A"/>
    <w:rsid w:val="00B947F4"/>
    <w:rsid w:val="00BA1D23"/>
    <w:rsid w:val="00BA5826"/>
    <w:rsid w:val="00BB412C"/>
    <w:rsid w:val="00BB43F9"/>
    <w:rsid w:val="00BC0173"/>
    <w:rsid w:val="00BC01D8"/>
    <w:rsid w:val="00BD5822"/>
    <w:rsid w:val="00BE0360"/>
    <w:rsid w:val="00C04FA6"/>
    <w:rsid w:val="00C230AE"/>
    <w:rsid w:val="00C27D93"/>
    <w:rsid w:val="00C30A65"/>
    <w:rsid w:val="00C4148A"/>
    <w:rsid w:val="00C4203A"/>
    <w:rsid w:val="00C52803"/>
    <w:rsid w:val="00C54209"/>
    <w:rsid w:val="00C572A2"/>
    <w:rsid w:val="00C659F1"/>
    <w:rsid w:val="00C6776C"/>
    <w:rsid w:val="00C76B89"/>
    <w:rsid w:val="00C85B3A"/>
    <w:rsid w:val="00C92817"/>
    <w:rsid w:val="00CA6FE3"/>
    <w:rsid w:val="00CB3D9A"/>
    <w:rsid w:val="00CB4ECF"/>
    <w:rsid w:val="00CB58C6"/>
    <w:rsid w:val="00CC62FB"/>
    <w:rsid w:val="00CD5D5A"/>
    <w:rsid w:val="00CE3E5D"/>
    <w:rsid w:val="00CF1945"/>
    <w:rsid w:val="00CF32CB"/>
    <w:rsid w:val="00CF6F54"/>
    <w:rsid w:val="00CF7AA8"/>
    <w:rsid w:val="00D02750"/>
    <w:rsid w:val="00D05132"/>
    <w:rsid w:val="00D057D4"/>
    <w:rsid w:val="00D065AC"/>
    <w:rsid w:val="00D12C28"/>
    <w:rsid w:val="00D34847"/>
    <w:rsid w:val="00D36377"/>
    <w:rsid w:val="00D60663"/>
    <w:rsid w:val="00D664A9"/>
    <w:rsid w:val="00D67ABD"/>
    <w:rsid w:val="00D73F30"/>
    <w:rsid w:val="00D847EE"/>
    <w:rsid w:val="00DA027D"/>
    <w:rsid w:val="00DA43E0"/>
    <w:rsid w:val="00DA45BF"/>
    <w:rsid w:val="00DA51E1"/>
    <w:rsid w:val="00DA52FE"/>
    <w:rsid w:val="00DA6950"/>
    <w:rsid w:val="00DB566A"/>
    <w:rsid w:val="00DD2713"/>
    <w:rsid w:val="00DD39EB"/>
    <w:rsid w:val="00DE150A"/>
    <w:rsid w:val="00DE27FC"/>
    <w:rsid w:val="00DF4B58"/>
    <w:rsid w:val="00E01055"/>
    <w:rsid w:val="00E1589D"/>
    <w:rsid w:val="00E179DC"/>
    <w:rsid w:val="00E21160"/>
    <w:rsid w:val="00E2418F"/>
    <w:rsid w:val="00E324E9"/>
    <w:rsid w:val="00E34035"/>
    <w:rsid w:val="00E37374"/>
    <w:rsid w:val="00E46C3B"/>
    <w:rsid w:val="00E514D9"/>
    <w:rsid w:val="00E54C42"/>
    <w:rsid w:val="00E56BB6"/>
    <w:rsid w:val="00E57CE3"/>
    <w:rsid w:val="00E778FF"/>
    <w:rsid w:val="00E847A0"/>
    <w:rsid w:val="00E94515"/>
    <w:rsid w:val="00EA138A"/>
    <w:rsid w:val="00EA20EE"/>
    <w:rsid w:val="00EA4800"/>
    <w:rsid w:val="00EB245B"/>
    <w:rsid w:val="00EB2A91"/>
    <w:rsid w:val="00EC1B57"/>
    <w:rsid w:val="00ED5F76"/>
    <w:rsid w:val="00EE5A36"/>
    <w:rsid w:val="00F03282"/>
    <w:rsid w:val="00F03DD4"/>
    <w:rsid w:val="00F06D87"/>
    <w:rsid w:val="00F07A82"/>
    <w:rsid w:val="00F14B9A"/>
    <w:rsid w:val="00F171F7"/>
    <w:rsid w:val="00F22204"/>
    <w:rsid w:val="00F228FB"/>
    <w:rsid w:val="00F37780"/>
    <w:rsid w:val="00F42FA7"/>
    <w:rsid w:val="00F4796B"/>
    <w:rsid w:val="00F47F98"/>
    <w:rsid w:val="00F63D11"/>
    <w:rsid w:val="00F63DE5"/>
    <w:rsid w:val="00F71F27"/>
    <w:rsid w:val="00F75D70"/>
    <w:rsid w:val="00F82C9A"/>
    <w:rsid w:val="00F86E8B"/>
    <w:rsid w:val="00F9120A"/>
    <w:rsid w:val="00F95D7A"/>
    <w:rsid w:val="00F965ED"/>
    <w:rsid w:val="00FA10BA"/>
    <w:rsid w:val="00FA3D24"/>
    <w:rsid w:val="00FA7CC1"/>
    <w:rsid w:val="00FB78FA"/>
    <w:rsid w:val="00FC051F"/>
    <w:rsid w:val="00FC2E61"/>
    <w:rsid w:val="00FF35FF"/>
    <w:rsid w:val="00FF4DDE"/>
    <w:rsid w:val="00FF57DA"/>
    <w:rsid w:val="00FF6684"/>
    <w:rsid w:val="069D69C7"/>
    <w:rsid w:val="10547AE5"/>
    <w:rsid w:val="146139A3"/>
    <w:rsid w:val="196F13FD"/>
    <w:rsid w:val="1E41F456"/>
    <w:rsid w:val="201C7E49"/>
    <w:rsid w:val="210F1FE6"/>
    <w:rsid w:val="28787B03"/>
    <w:rsid w:val="37936D07"/>
    <w:rsid w:val="3B5E5E78"/>
    <w:rsid w:val="4B6A3214"/>
    <w:rsid w:val="4E3A8F89"/>
    <w:rsid w:val="587BBEC0"/>
    <w:rsid w:val="61DEA400"/>
    <w:rsid w:val="6AABBD10"/>
    <w:rsid w:val="7266C5B4"/>
    <w:rsid w:val="7BD29DB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F58D"/>
  <w15:docId w15:val="{42A48E92-904C-704E-8BD2-26953E02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l-GR" w:eastAsia="el-GR"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qFormat/>
    <w:pPr>
      <w:keepNext/>
      <w:keepLines/>
      <w:numPr>
        <w:numId w:val="4"/>
      </w:numPr>
      <w:tabs>
        <w:tab w:val="left" w:pos="216"/>
      </w:tabs>
      <w:spacing w:before="160" w:after="80"/>
      <w:outlineLvl w:val="0"/>
    </w:pPr>
    <w:rPr>
      <w:caps/>
    </w:rPr>
  </w:style>
  <w:style w:type="paragraph" w:styleId="Heading2">
    <w:name w:val="heading 2"/>
    <w:basedOn w:val="Normal"/>
    <w:next w:val="Normal"/>
    <w:link w:val="Heading2Char"/>
    <w:qFormat/>
    <w:pPr>
      <w:keepNext/>
      <w:keepLines/>
      <w:numPr>
        <w:ilvl w:val="1"/>
        <w:numId w:val="5"/>
      </w:numPr>
      <w:spacing w:before="120" w:after="60"/>
      <w:jc w:val="left"/>
      <w:outlineLvl w:val="1"/>
    </w:pPr>
    <w:rPr>
      <w:i/>
      <w:iCs/>
    </w:rPr>
  </w:style>
  <w:style w:type="paragraph" w:styleId="Heading3">
    <w:name w:val="heading 3"/>
    <w:basedOn w:val="Normal"/>
    <w:next w:val="Normal"/>
    <w:link w:val="Heading3Char"/>
    <w:qFormat/>
    <w:pPr>
      <w:numPr>
        <w:ilvl w:val="2"/>
        <w:numId w:val="6"/>
      </w:numPr>
      <w:spacing w:line="240" w:lineRule="exact"/>
      <w:jc w:val="both"/>
      <w:outlineLvl w:val="2"/>
    </w:pPr>
    <w:rPr>
      <w:i/>
      <w:iCs/>
    </w:rPr>
  </w:style>
  <w:style w:type="paragraph" w:styleId="Heading4">
    <w:name w:val="heading 4"/>
    <w:basedOn w:val="Normal"/>
    <w:next w:val="Normal"/>
    <w:link w:val="Heading4Char"/>
    <w:qFormat/>
    <w:pPr>
      <w:numPr>
        <w:ilvl w:val="3"/>
        <w:numId w:val="7"/>
      </w:numPr>
      <w:spacing w:before="40" w:after="40"/>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lang w:val="en-US" w:eastAsia="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val="en-US"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lang w:val="en-US"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lang w:val="en-US"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lang w:val="en-US"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lang w:val="en-US"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lang w:val="en-US"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rPr>
      <w:caps/>
      <w:lang w:val="en-US" w:eastAsia="en-US"/>
    </w:rPr>
  </w:style>
  <w:style w:type="character" w:customStyle="1" w:styleId="Heading2Char">
    <w:name w:val="Heading 2 Char"/>
    <w:basedOn w:val="DefaultParagraphFont"/>
    <w:link w:val="Heading2"/>
    <w:rPr>
      <w:i/>
      <w:iCs/>
      <w:lang w:val="en-US" w:eastAsia="en-US"/>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lang w:val="en-US" w:eastAsia="en-US"/>
    </w:rPr>
  </w:style>
  <w:style w:type="character" w:customStyle="1" w:styleId="Heading7Char">
    <w:name w:val="Heading 7 Char"/>
    <w:basedOn w:val="DefaultParagraphFont"/>
    <w:link w:val="Heading7"/>
    <w:uiPriority w:val="9"/>
    <w:rPr>
      <w:rFonts w:ascii="Arial" w:eastAsia="Arial" w:hAnsi="Arial" w:cs="Arial"/>
      <w:color w:val="595959" w:themeColor="text1" w:themeTint="A6"/>
      <w:lang w:val="en-US" w:eastAsia="en-US"/>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lang w:val="en-US" w:eastAsia="en-US"/>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lang w:val="en-US" w:eastAsia="en-US"/>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lang w:val="en-US" w:eastAsia="en-US"/>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US" w:eastAsia="en-US"/>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lang w:val="en-US" w:eastAsia="en-US"/>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lang w:val="en-US" w:eastAsia="en-US"/>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lang w:val="en-US" w:eastAsia="en-US"/>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ETASRauthor">
    <w:name w:val="ETASR author"/>
    <w:basedOn w:val="Normal"/>
    <w:pPr>
      <w:spacing w:after="40"/>
      <w:ind w:left="1134"/>
      <w:jc w:val="left"/>
    </w:pPr>
    <w:rPr>
      <w:rFonts w:eastAsia="MS Mincho"/>
      <w:b/>
      <w:sz w:val="22"/>
      <w:szCs w:val="22"/>
    </w:rPr>
  </w:style>
  <w:style w:type="paragraph" w:customStyle="1" w:styleId="ETASRHeading1">
    <w:name w:val="ETASR Heading 1"/>
    <w:basedOn w:val="Heading1"/>
    <w:rPr>
      <w:rFonts w:eastAsia="MS Mincho"/>
    </w:rPr>
  </w:style>
  <w:style w:type="paragraph" w:customStyle="1" w:styleId="ETASRsponsors">
    <w:name w:val="ETASR sponsors"/>
    <w:basedOn w:val="Normal"/>
    <w:pPr>
      <w:framePr w:wrap="auto" w:vAnchor="page" w:hAnchor="page" w:x="894" w:y="14401"/>
      <w:pBdr>
        <w:top w:val="single" w:sz="4" w:space="2" w:color="000000"/>
      </w:pBdr>
      <w:ind w:firstLine="288"/>
      <w:jc w:val="left"/>
    </w:pPr>
    <w:rPr>
      <w:rFonts w:eastAsia="MS Mincho"/>
      <w:sz w:val="16"/>
      <w:szCs w:val="16"/>
    </w:rPr>
  </w:style>
  <w:style w:type="paragraph" w:customStyle="1" w:styleId="ETASRaffiliation">
    <w:name w:val="ETASR affiliation"/>
    <w:basedOn w:val="Normal"/>
    <w:link w:val="ETASRaffiliationChar"/>
    <w:pPr>
      <w:ind w:left="1134"/>
      <w:jc w:val="both"/>
    </w:pPr>
    <w:rPr>
      <w:rFonts w:eastAsia="MS Mincho"/>
      <w:sz w:val="22"/>
    </w:rPr>
  </w:style>
  <w:style w:type="paragraph" w:customStyle="1" w:styleId="ETASRHeading2">
    <w:name w:val="ETASR Heading 2"/>
    <w:basedOn w:val="Heading2"/>
    <w:rPr>
      <w:rFonts w:eastAsia="MS Mincho"/>
    </w:r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ETASRkeywords">
    <w:name w:val="ETASR key words"/>
    <w:basedOn w:val="Normal"/>
    <w:pPr>
      <w:spacing w:after="120"/>
      <w:ind w:left="1134" w:right="1098"/>
      <w:jc w:val="both"/>
    </w:pPr>
    <w:rPr>
      <w:rFonts w:eastAsia="MS Mincho"/>
      <w:b/>
      <w:bCs/>
      <w:i/>
      <w:iCs/>
      <w:sz w:val="18"/>
      <w:szCs w:val="18"/>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ETASRHeading3">
    <w:name w:val="ETASR Heading 3"/>
    <w:basedOn w:val="Heading3"/>
    <w:link w:val="ETASRHeading3Char"/>
    <w:qFormat/>
    <w:pPr>
      <w:tabs>
        <w:tab w:val="clear" w:pos="2160"/>
        <w:tab w:val="left" w:pos="284"/>
      </w:tabs>
      <w:spacing w:before="120" w:after="60"/>
      <w:ind w:firstLine="0"/>
      <w:jc w:val="left"/>
    </w:pPr>
    <w:rPr>
      <w:rFonts w:eastAsia="MS Mincho"/>
    </w:rPr>
  </w:style>
  <w:style w:type="paragraph" w:customStyle="1" w:styleId="ETASRHeading5bold">
    <w:name w:val="ETASR Heading 5+bold"/>
    <w:basedOn w:val="Heading5"/>
    <w:link w:val="ETASRHeading5boldChar"/>
    <w:qFormat/>
    <w:rPr>
      <w:rFonts w:eastAsia="MS Mincho"/>
      <w:b/>
      <w:caps/>
      <w:smallCaps w:val="0"/>
    </w:rPr>
  </w:style>
  <w:style w:type="character" w:customStyle="1" w:styleId="Heading5Char">
    <w:name w:val="Heading 5 Char"/>
    <w:link w:val="Heading5"/>
    <w:rPr>
      <w:rFonts w:eastAsia="SimSun"/>
      <w:smallCaps/>
      <w:lang w:val="en-US" w:eastAsia="en-US" w:bidi="ar-SA"/>
    </w:rPr>
  </w:style>
  <w:style w:type="character" w:customStyle="1" w:styleId="ETASRHeading5boldChar">
    <w:name w:val="ETASR Heading 5+bold Char"/>
    <w:link w:val="ETASRHeading5bold"/>
    <w:rPr>
      <w:rFonts w:eastAsia="MS Mincho"/>
      <w:b/>
      <w:caps/>
      <w:lang w:val="en-US" w:eastAsia="en-US"/>
    </w:rPr>
  </w:style>
  <w:style w:type="character" w:customStyle="1" w:styleId="Heading3Char">
    <w:name w:val="Heading 3 Char"/>
    <w:link w:val="Heading3"/>
    <w:rPr>
      <w:i/>
      <w:iCs/>
      <w:lang w:val="en-US" w:eastAsia="en-US"/>
    </w:rPr>
  </w:style>
  <w:style w:type="paragraph" w:styleId="BodyText">
    <w:name w:val="Body Text"/>
    <w:basedOn w:val="Normal"/>
    <w:pPr>
      <w:spacing w:after="120" w:line="228" w:lineRule="auto"/>
      <w:ind w:firstLine="288"/>
      <w:jc w:val="both"/>
    </w:pPr>
    <w:rPr>
      <w:spacing w:val="-1"/>
    </w:rPr>
  </w:style>
  <w:style w:type="paragraph" w:customStyle="1" w:styleId="figurecaption">
    <w:name w:val="figure caption"/>
    <w:pPr>
      <w:tabs>
        <w:tab w:val="num" w:pos="720"/>
      </w:tabs>
      <w:spacing w:before="80" w:after="200"/>
    </w:pPr>
    <w:rPr>
      <w:sz w:val="16"/>
      <w:szCs w:val="16"/>
      <w:lang w:val="en-US" w:eastAsia="en-US"/>
    </w:rPr>
  </w:style>
  <w:style w:type="paragraph" w:customStyle="1" w:styleId="tablefootnote">
    <w:name w:val="table footnote"/>
    <w:pPr>
      <w:spacing w:before="60" w:after="30"/>
      <w:jc w:val="right"/>
    </w:pPr>
    <w:rPr>
      <w:sz w:val="12"/>
      <w:szCs w:val="12"/>
      <w:lang w:val="en-US" w:eastAsia="en-US"/>
    </w:rPr>
  </w:style>
  <w:style w:type="paragraph" w:customStyle="1" w:styleId="ETASRfigurecaption">
    <w:name w:val="ETASR figure caption"/>
    <w:basedOn w:val="figurecaption"/>
    <w:pPr>
      <w:numPr>
        <w:numId w:val="2"/>
      </w:numPr>
    </w:pPr>
  </w:style>
  <w:style w:type="paragraph" w:customStyle="1" w:styleId="ETASRtablecolhead">
    <w:name w:val="ETASR table col head"/>
    <w:qFormat/>
    <w:pPr>
      <w:ind w:firstLine="6"/>
    </w:pPr>
    <w:rPr>
      <w:b/>
      <w:bCs/>
      <w:sz w:val="16"/>
      <w:szCs w:val="16"/>
      <w:lang w:val="en-US" w:eastAsia="en-US"/>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table" w:styleId="TableGrid">
    <w:name w:val="Table Grid"/>
    <w:basedOn w:val="TableNormal"/>
    <w:pPr>
      <w:ind w:firstLine="198"/>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TASRbodytext">
    <w:name w:val="ETASR body text"/>
    <w:basedOn w:val="Normal"/>
    <w:link w:val="ETASRbodytextChar"/>
    <w:qFormat/>
    <w:pPr>
      <w:spacing w:after="120" w:line="228" w:lineRule="auto"/>
      <w:ind w:firstLine="288"/>
      <w:jc w:val="both"/>
    </w:pPr>
    <w:rPr>
      <w:rFonts w:eastAsia="MS Mincho"/>
      <w:spacing w:val="-1"/>
    </w:rPr>
  </w:style>
  <w:style w:type="paragraph" w:customStyle="1" w:styleId="ETASRbulletlist">
    <w:name w:val="ETASR bullet list"/>
    <w:basedOn w:val="E-mailSignature"/>
    <w:qFormat/>
    <w:pPr>
      <w:numPr>
        <w:numId w:val="1"/>
      </w:numPr>
      <w:tabs>
        <w:tab w:val="num" w:pos="284"/>
      </w:tabs>
      <w:spacing w:after="120" w:line="228" w:lineRule="auto"/>
      <w:ind w:left="284" w:hanging="284"/>
      <w:jc w:val="both"/>
    </w:pPr>
    <w:rPr>
      <w:rFonts w:eastAsia="MS Mincho"/>
      <w:spacing w:val="-1"/>
    </w:rPr>
  </w:style>
  <w:style w:type="paragraph" w:customStyle="1" w:styleId="ETASRreferences">
    <w:name w:val="ETASR references"/>
    <w:basedOn w:val="Normal"/>
    <w:qFormat/>
    <w:pPr>
      <w:numPr>
        <w:numId w:val="8"/>
      </w:numPr>
      <w:spacing w:after="50" w:line="180" w:lineRule="exact"/>
      <w:jc w:val="both"/>
    </w:pPr>
    <w:rPr>
      <w:rFonts w:eastAsia="MS Mincho"/>
      <w:sz w:val="16"/>
      <w:szCs w:val="16"/>
    </w:rPr>
  </w:style>
  <w:style w:type="character" w:customStyle="1" w:styleId="ETASRHeading3Char">
    <w:name w:val="ETASR Heading 3 Char"/>
    <w:link w:val="ETASRHeading3"/>
    <w:rPr>
      <w:rFonts w:eastAsia="MS Mincho"/>
      <w:i/>
      <w:iCs/>
      <w:lang w:val="en-US" w:eastAsia="en-US"/>
    </w:rPr>
  </w:style>
  <w:style w:type="character" w:styleId="PlaceholderText">
    <w:name w:val="Placeholder Text"/>
    <w:basedOn w:val="DefaultParagraphFont"/>
    <w:uiPriority w:val="99"/>
    <w:semiHidden/>
    <w:rPr>
      <w:color w:val="808080"/>
    </w:rPr>
  </w:style>
  <w:style w:type="paragraph" w:customStyle="1" w:styleId="ETASRabstract">
    <w:name w:val="ETASR abstract"/>
    <w:basedOn w:val="Normal"/>
    <w:pPr>
      <w:spacing w:after="200"/>
      <w:ind w:left="1134" w:right="1098"/>
      <w:jc w:val="both"/>
    </w:pPr>
    <w:rPr>
      <w:rFonts w:eastAsia="MS Mincho"/>
      <w:b/>
      <w:bCs/>
      <w:sz w:val="18"/>
      <w:szCs w:val="18"/>
    </w:rPr>
  </w:style>
  <w:style w:type="paragraph" w:customStyle="1" w:styleId="ETASRpapertitle">
    <w:name w:val="ETASR paper title"/>
    <w:basedOn w:val="Normal"/>
    <w:pPr>
      <w:spacing w:after="120"/>
      <w:ind w:left="1134"/>
      <w:jc w:val="left"/>
    </w:pPr>
    <w:rPr>
      <w:rFonts w:eastAsia="MS Mincho"/>
      <w:sz w:val="48"/>
      <w:szCs w:val="48"/>
    </w:rPr>
  </w:style>
  <w:style w:type="paragraph" w:customStyle="1" w:styleId="ETASRpapersubtitle">
    <w:name w:val="ETASR paper subtitle"/>
    <w:basedOn w:val="Normal"/>
    <w:pPr>
      <w:spacing w:after="120"/>
      <w:ind w:left="1134"/>
      <w:jc w:val="left"/>
    </w:pPr>
    <w:rPr>
      <w:rFonts w:eastAsia="MS Mincho"/>
      <w:sz w:val="28"/>
      <w:szCs w:val="28"/>
    </w:rPr>
  </w:style>
  <w:style w:type="paragraph" w:customStyle="1" w:styleId="ETASRHeading4">
    <w:name w:val="ETASR Heading 4"/>
    <w:basedOn w:val="Heading4"/>
    <w:link w:val="ETASRHeading4Char"/>
    <w:rPr>
      <w:rFonts w:eastAsia="MS Mincho"/>
    </w:rPr>
  </w:style>
  <w:style w:type="character" w:customStyle="1" w:styleId="Heading4Char">
    <w:name w:val="Heading 4 Char"/>
    <w:link w:val="Heading4"/>
    <w:rPr>
      <w:i/>
      <w:iCs/>
      <w:lang w:val="en-US" w:eastAsia="en-US"/>
    </w:rPr>
  </w:style>
  <w:style w:type="character" w:customStyle="1" w:styleId="ETASRHeading4Char">
    <w:name w:val="ETASR Heading 4 Char"/>
    <w:link w:val="ETASRHeading4"/>
    <w:rPr>
      <w:rFonts w:eastAsia="MS Mincho"/>
      <w:i/>
      <w:iCs/>
      <w:lang w:val="en-US" w:eastAsia="en-US"/>
    </w:rPr>
  </w:style>
  <w:style w:type="paragraph" w:styleId="BalloonText">
    <w:name w:val="Balloon Text"/>
    <w:basedOn w:val="Normal"/>
    <w:link w:val="BalloonTextChar"/>
    <w:rPr>
      <w:rFonts w:ascii="Tahoma" w:hAnsi="Tahoma" w:cs="Tahoma"/>
      <w:sz w:val="16"/>
      <w:szCs w:val="16"/>
    </w:rPr>
  </w:style>
  <w:style w:type="paragraph" w:customStyle="1" w:styleId="ETASRtablehead">
    <w:name w:val="ETASR table head"/>
    <w:basedOn w:val="Normal"/>
    <w:link w:val="ETASRtableheadChar"/>
    <w:pPr>
      <w:numPr>
        <w:numId w:val="10"/>
      </w:numPr>
      <w:spacing w:before="240" w:after="120" w:line="216" w:lineRule="auto"/>
    </w:pPr>
    <w:rPr>
      <w:smallCaps/>
      <w:sz w:val="16"/>
      <w:szCs w:val="16"/>
    </w:rPr>
  </w:style>
  <w:style w:type="paragraph" w:customStyle="1" w:styleId="ETASRtablecolsubhead">
    <w:name w:val="ETASR table col subhead"/>
    <w:basedOn w:val="Normal"/>
    <w:pPr>
      <w:ind w:firstLine="6"/>
    </w:pPr>
    <w:rPr>
      <w:b/>
      <w:bCs/>
      <w:i/>
      <w:iCs/>
      <w:sz w:val="15"/>
      <w:szCs w:val="15"/>
    </w:rPr>
  </w:style>
  <w:style w:type="paragraph" w:customStyle="1" w:styleId="ETASRtablecopy">
    <w:name w:val="ETASR table copy"/>
    <w:basedOn w:val="Normal"/>
    <w:pPr>
      <w:ind w:firstLine="6"/>
    </w:pPr>
    <w:rPr>
      <w:sz w:val="16"/>
      <w:szCs w:val="16"/>
    </w:rPr>
  </w:style>
  <w:style w:type="paragraph" w:customStyle="1" w:styleId="ETASRtablefootnote063">
    <w:name w:val="ETASR table footnote + Αριστερά:  0.63 εκ."/>
    <w:basedOn w:val="Normal"/>
    <w:pPr>
      <w:spacing w:before="60" w:after="30"/>
      <w:ind w:left="360"/>
      <w:jc w:val="right"/>
    </w:pPr>
    <w:rPr>
      <w:rFonts w:eastAsia="MS Mincho"/>
      <w:sz w:val="12"/>
      <w:szCs w:val="12"/>
    </w:rPr>
  </w:style>
  <w:style w:type="character" w:customStyle="1" w:styleId="BalloonTextChar">
    <w:name w:val="Balloon Text Char"/>
    <w:basedOn w:val="DefaultParagraphFont"/>
    <w:link w:val="BalloonText"/>
    <w:rPr>
      <w:rFonts w:ascii="Tahoma" w:hAnsi="Tahoma" w:cs="Tahoma"/>
      <w:sz w:val="16"/>
      <w:szCs w:val="16"/>
      <w:lang w:val="en-US" w:eastAsia="en-US"/>
    </w:rPr>
  </w:style>
  <w:style w:type="paragraph" w:customStyle="1" w:styleId="ETASRnumberedlist">
    <w:name w:val="ETASR numbered list"/>
    <w:basedOn w:val="Normal"/>
    <w:link w:val="ETASRnumberedlistChar"/>
    <w:qFormat/>
    <w:pPr>
      <w:numPr>
        <w:numId w:val="9"/>
      </w:numPr>
      <w:spacing w:after="120"/>
      <w:jc w:val="both"/>
    </w:pPr>
  </w:style>
  <w:style w:type="character" w:customStyle="1" w:styleId="ETASRnumberedlistChar">
    <w:name w:val="ETASR numbered list Char"/>
    <w:basedOn w:val="DefaultParagraphFont"/>
    <w:link w:val="ETASRnumberedlist"/>
    <w:rPr>
      <w:lang w:val="en-US" w:eastAsia="en-US"/>
    </w:rPr>
  </w:style>
  <w:style w:type="paragraph" w:customStyle="1" w:styleId="ETASRTABLEHEAD0">
    <w:name w:val="ETASR TABLE HEAD"/>
    <w:basedOn w:val="ETASRtablehead"/>
    <w:next w:val="ETASRbodytext"/>
    <w:link w:val="ETASRTABLEHEADChar0"/>
    <w:rPr>
      <w:caps/>
      <w:smallCaps w:val="0"/>
    </w:rPr>
  </w:style>
  <w:style w:type="character" w:customStyle="1" w:styleId="ETASRtableheadChar">
    <w:name w:val="ETASR table head Char"/>
    <w:basedOn w:val="DefaultParagraphFont"/>
    <w:link w:val="ETASRtablehead"/>
    <w:rPr>
      <w:smallCaps/>
      <w:sz w:val="16"/>
      <w:szCs w:val="16"/>
      <w:lang w:val="en-US" w:eastAsia="en-US"/>
    </w:rPr>
  </w:style>
  <w:style w:type="character" w:customStyle="1" w:styleId="ETASRTABLEHEADChar0">
    <w:name w:val="ETASR TABLE HEAD Char"/>
    <w:basedOn w:val="ETASRtableheadChar"/>
    <w:link w:val="ETASRTABLEHEAD0"/>
    <w:rPr>
      <w:caps/>
      <w:smallCaps w:val="0"/>
      <w:sz w:val="16"/>
      <w:szCs w:val="16"/>
      <w:lang w:val="en-US" w:eastAsia="en-US"/>
    </w:rPr>
  </w:style>
  <w:style w:type="character" w:styleId="Hyperlink">
    <w:name w:val="Hyperlink"/>
    <w:basedOn w:val="DefaultParagraphFont"/>
    <w:rPr>
      <w:color w:val="0000FF" w:themeColor="hyperlink"/>
      <w:u w:val="single"/>
    </w:rPr>
  </w:style>
  <w:style w:type="paragraph" w:customStyle="1" w:styleId="Default">
    <w:name w:val="Default"/>
    <w:rPr>
      <w:color w:val="000000"/>
      <w:sz w:val="24"/>
      <w:szCs w:val="24"/>
    </w:rPr>
  </w:style>
  <w:style w:type="character" w:styleId="Emphasis">
    <w:name w:val="Emphasis"/>
    <w:basedOn w:val="DefaultParagraphFont"/>
    <w:uiPriority w:val="20"/>
    <w:qFormat/>
    <w:rPr>
      <w:i/>
      <w:iC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lang w:val="en-US" w:eastAsia="en-US"/>
    </w:rPr>
  </w:style>
  <w:style w:type="paragraph" w:customStyle="1" w:styleId="ETASRdates">
    <w:name w:val="ETASR dates"/>
    <w:basedOn w:val="ETASRaffiliation"/>
    <w:link w:val="ETASRdatesChar"/>
    <w:qFormat/>
    <w:pPr>
      <w:spacing w:before="120"/>
      <w:ind w:left="1138"/>
      <w:jc w:val="center"/>
    </w:pPr>
    <w:rPr>
      <w:i/>
      <w:sz w:val="16"/>
      <w:szCs w:val="16"/>
    </w:rPr>
  </w:style>
  <w:style w:type="character" w:customStyle="1" w:styleId="ETASRaffiliationChar">
    <w:name w:val="ETASR affiliation Char"/>
    <w:basedOn w:val="DefaultParagraphFont"/>
    <w:link w:val="ETASRaffiliation"/>
    <w:rPr>
      <w:rFonts w:eastAsia="MS Mincho"/>
      <w:sz w:val="22"/>
      <w:lang w:val="en-US" w:eastAsia="en-US"/>
    </w:rPr>
  </w:style>
  <w:style w:type="character" w:customStyle="1" w:styleId="ETASRdatesChar">
    <w:name w:val="ETASR dates Char"/>
    <w:basedOn w:val="ETASRaffiliationChar"/>
    <w:link w:val="ETASRdates"/>
    <w:rPr>
      <w:rFonts w:eastAsia="MS Mincho"/>
      <w:i/>
      <w:sz w:val="16"/>
      <w:szCs w:val="16"/>
      <w:lang w:val="en-US" w:eastAsia="en-US"/>
    </w:rPr>
  </w:style>
  <w:style w:type="paragraph" w:customStyle="1" w:styleId="ETASRHeading5">
    <w:name w:val="ETASR Heading 5"/>
    <w:basedOn w:val="ETASRHeading5bold"/>
    <w:link w:val="ETASRHeading5Char"/>
    <w:qFormat/>
    <w:rPr>
      <w:b w:val="0"/>
    </w:rPr>
  </w:style>
  <w:style w:type="character" w:customStyle="1" w:styleId="ETASRHeading5Char">
    <w:name w:val="ETASR Heading 5 Char"/>
    <w:basedOn w:val="DefaultParagraphFont"/>
    <w:link w:val="ETASRHeading5"/>
    <w:rPr>
      <w:rFonts w:eastAsia="MS Mincho"/>
      <w:caps/>
      <w:lang w:val="en-US" w:eastAsia="en-US"/>
    </w:rPr>
  </w:style>
  <w:style w:type="character" w:customStyle="1" w:styleId="name">
    <w:name w:val="name"/>
    <w:basedOn w:val="DefaultParagraphFont"/>
  </w:style>
  <w:style w:type="character" w:customStyle="1" w:styleId="affiliation">
    <w:name w:val="affiliation"/>
    <w:basedOn w:val="DefaultParagraphFont"/>
  </w:style>
  <w:style w:type="paragraph" w:customStyle="1" w:styleId="ETASRcode">
    <w:name w:val="ETASR code"/>
    <w:basedOn w:val="ETASRbodytext"/>
    <w:link w:val="ETASRcodeChar"/>
    <w:qFormat/>
    <w:pPr>
      <w:spacing w:after="0" w:line="240" w:lineRule="auto"/>
      <w:ind w:firstLine="0"/>
      <w:jc w:val="left"/>
    </w:pPr>
    <w:rPr>
      <w:rFonts w:ascii="Courier New" w:hAnsi="Courier New"/>
    </w:rPr>
  </w:style>
  <w:style w:type="character" w:customStyle="1" w:styleId="ETASRbodytextChar">
    <w:name w:val="ETASR body text Char"/>
    <w:basedOn w:val="DefaultParagraphFont"/>
    <w:link w:val="ETASRbodytext"/>
    <w:rPr>
      <w:rFonts w:eastAsia="MS Mincho"/>
      <w:spacing w:val="-1"/>
      <w:lang w:val="en-US" w:eastAsia="en-US"/>
    </w:rPr>
  </w:style>
  <w:style w:type="character" w:customStyle="1" w:styleId="ETASRcodeChar">
    <w:name w:val="ETASR code Char"/>
    <w:basedOn w:val="ETASRbodytextChar"/>
    <w:link w:val="ETASRcode"/>
    <w:rPr>
      <w:rFonts w:ascii="Courier New" w:eastAsia="MS Mincho" w:hAnsi="Courier New"/>
      <w:spacing w:val="-1"/>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q-box">
    <w:name w:val="q-box"/>
    <w:basedOn w:val="DefaultParagraphFont"/>
  </w:style>
  <w:style w:type="paragraph" w:styleId="NormalWeb">
    <w:name w:val="Normal (Web)"/>
    <w:basedOn w:val="Normal"/>
    <w:uiPriority w:val="99"/>
    <w:semiHidden/>
    <w:unhideWhenUsed/>
    <w:rPr>
      <w:sz w:val="24"/>
      <w:szCs w:val="24"/>
    </w:rPr>
  </w:style>
  <w:style w:type="paragraph" w:styleId="Revision">
    <w:name w:val="Revision"/>
    <w:hidden/>
    <w:uiPriority w:val="99"/>
    <w:semiHidden/>
    <w:rsid w:val="00DE27FC"/>
    <w:pPr>
      <w:jc w:val="left"/>
    </w:pPr>
    <w:rPr>
      <w:lang w:val="en-US" w:eastAsia="en-US"/>
    </w:rPr>
  </w:style>
  <w:style w:type="paragraph" w:customStyle="1" w:styleId="p1">
    <w:name w:val="p1"/>
    <w:basedOn w:val="Normal"/>
    <w:rsid w:val="00281CC3"/>
    <w:pPr>
      <w:spacing w:before="100" w:beforeAutospacing="1" w:after="100" w:afterAutospacing="1"/>
      <w:jc w:val="left"/>
    </w:pPr>
    <w:rPr>
      <w:rFonts w:eastAsia="Times New Roman"/>
      <w:sz w:val="24"/>
      <w:szCs w:val="24"/>
    </w:rPr>
  </w:style>
  <w:style w:type="character" w:customStyle="1" w:styleId="apple-converted-space">
    <w:name w:val="apple-converted-space"/>
    <w:basedOn w:val="DefaultParagraphFont"/>
    <w:rsid w:val="00B31003"/>
  </w:style>
  <w:style w:type="paragraph" w:customStyle="1" w:styleId="p2">
    <w:name w:val="p2"/>
    <w:basedOn w:val="Normal"/>
    <w:rsid w:val="00860844"/>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A91B28-13FA-0241-8E05-ED7C8C0D3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2731</Words>
  <Characters>15901</Characters>
  <Application>Microsoft Office Word</Application>
  <DocSecurity>0</DocSecurity>
  <Lines>496</Lines>
  <Paragraphs>186</Paragraphs>
  <ScaleCrop>false</ScaleCrop>
  <HeadingPairs>
    <vt:vector size="2" baseType="variant">
      <vt:variant>
        <vt:lpstr>Title</vt:lpstr>
      </vt:variant>
      <vt:variant>
        <vt:i4>1</vt:i4>
      </vt:variant>
    </vt:vector>
  </HeadingPairs>
  <TitlesOfParts>
    <vt:vector size="1" baseType="lpstr">
      <vt:lpstr>ETASR TEMPLATE</vt:lpstr>
    </vt:vector>
  </TitlesOfParts>
  <Company>ETASR</Company>
  <LinksUpToDate>false</LinksUpToDate>
  <CharactersWithSpaces>18446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ETASR TEMPLATE</dc:title>
  <dc:subject/>
  <dc:creator>Engineering, Technology &amp; Applied Science Research</dc:creator>
  <cp:keywords/>
  <cp:lastModifiedBy>DEEPAN CHANDRASEKARAN</cp:lastModifiedBy>
  <cp:revision>3</cp:revision>
  <dcterms:created xsi:type="dcterms:W3CDTF">2026-04-08T19:48:00Z</dcterms:created>
  <dcterms:modified xsi:type="dcterms:W3CDTF">2026-04-08T20:09:00Z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zotero-version="5.0.85"&gt;&lt;session id="gffvMu53"/&gt;&lt;style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